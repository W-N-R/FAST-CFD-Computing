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mallCaps w:val="1"/>
        </w:rPr>
      </w:pPr>
      <w:r w:rsidDel="00000000" w:rsidR="00000000" w:rsidRPr="00000000">
        <w:rPr>
          <w:rFonts w:ascii="Calibri" w:cs="Calibri" w:eastAsia="Calibri" w:hAnsi="Calibri"/>
          <w:b w:val="1"/>
          <w:smallCaps w:val="1"/>
          <w:rtl w:val="0"/>
        </w:rPr>
        <w:t xml:space="preserve">CS101 INTRODUCTION TO COMPUTING</w:t>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Fonts w:ascii="Calibri" w:cs="Calibri" w:eastAsia="Calibri" w:hAnsi="Calibri"/>
          <w:b w:val="1"/>
          <w:smallCaps w:val="1"/>
          <w:rtl w:val="0"/>
        </w:rPr>
        <w:t xml:space="preserve">FINAL, </w:t>
      </w:r>
      <w:r w:rsidDel="00000000" w:rsidR="00000000" w:rsidRPr="00000000">
        <w:rPr>
          <w:rFonts w:ascii="Calibri" w:cs="Calibri" w:eastAsia="Calibri" w:hAnsi="Calibri"/>
          <w:b w:val="1"/>
          <w:rtl w:val="0"/>
        </w:rPr>
        <w:t xml:space="preserve">FALL 2014</w:t>
      </w:r>
    </w:p>
    <w:p w:rsidR="00000000" w:rsidDel="00000000" w:rsidP="00000000" w:rsidRDefault="00000000" w:rsidRPr="00000000" w14:paraId="00000003">
      <w:pPr>
        <w:pBdr>
          <w:bottom w:color="000000" w:space="1" w:sz="6" w:val="single"/>
        </w:pBdr>
        <w:jc w:val="center"/>
        <w:rPr>
          <w:rFonts w:ascii="Calibri" w:cs="Calibri" w:eastAsia="Calibri" w:hAnsi="Calibri"/>
          <w:b w:val="1"/>
        </w:rPr>
      </w:pPr>
      <w:r w:rsidDel="00000000" w:rsidR="00000000" w:rsidRPr="00000000">
        <w:rPr>
          <w:rFonts w:ascii="Calibri" w:cs="Calibri" w:eastAsia="Calibri" w:hAnsi="Calibri"/>
          <w:b w:val="1"/>
          <w:rtl w:val="0"/>
        </w:rPr>
        <w:t xml:space="preserve">Date: 22</w:t>
      </w:r>
      <w:r w:rsidDel="00000000" w:rsidR="00000000" w:rsidRPr="00000000">
        <w:rPr>
          <w:rFonts w:ascii="Calibri" w:cs="Calibri" w:eastAsia="Calibri" w:hAnsi="Calibri"/>
          <w:b w:val="1"/>
          <w:vertAlign w:val="superscript"/>
          <w:rtl w:val="0"/>
        </w:rPr>
        <w:t xml:space="preserve">th</w:t>
      </w:r>
      <w:r w:rsidDel="00000000" w:rsidR="00000000" w:rsidRPr="00000000">
        <w:rPr>
          <w:rFonts w:ascii="Calibri" w:cs="Calibri" w:eastAsia="Calibri" w:hAnsi="Calibri"/>
          <w:b w:val="1"/>
          <w:rtl w:val="0"/>
        </w:rPr>
        <w:t xml:space="preserve">Dec, 2014</w:t>
        <w:tab/>
        <w:tab/>
        <w:tab/>
        <w:t xml:space="preserve">         Max. Marks:60</w:t>
        <w:tab/>
        <w:tab/>
        <w:tab/>
        <w:tab/>
        <w:t xml:space="preserve">Time: 180 minutes</w:t>
      </w:r>
    </w:p>
    <w:p w:rsidR="00000000" w:rsidDel="00000000" w:rsidP="00000000" w:rsidRDefault="00000000" w:rsidRPr="00000000" w14:paraId="00000004">
      <w:pPr>
        <w:pBdr>
          <w:bottom w:color="000000" w:space="1" w:sz="6" w:val="single"/>
        </w:pBd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pBdr>
          <w:bottom w:color="000000" w:space="1" w:sz="6" w:val="single"/>
        </w:pBdr>
        <w:jc w:val="both"/>
        <w:rPr>
          <w:rFonts w:ascii="Calibri" w:cs="Calibri" w:eastAsia="Calibri" w:hAnsi="Calibri"/>
          <w:b w:val="1"/>
        </w:rPr>
      </w:pPr>
      <w:r w:rsidDel="00000000" w:rsidR="00000000" w:rsidRPr="00000000">
        <w:rPr>
          <w:rFonts w:ascii="Calibri" w:cs="Calibri" w:eastAsia="Calibri" w:hAnsi="Calibri"/>
          <w:b w:val="1"/>
          <w:rtl w:val="0"/>
        </w:rPr>
        <w:t xml:space="preserve">IMPORTANT: </w:t>
      </w:r>
      <w:r w:rsidDel="00000000" w:rsidR="00000000" w:rsidRPr="00000000">
        <w:rPr>
          <w:rFonts w:ascii="Calibri" w:cs="Calibri" w:eastAsia="Calibri" w:hAnsi="Calibri"/>
          <w:rtl w:val="0"/>
        </w:rPr>
        <w:t xml:space="preserve">Solve the exam in the space provided. Write your name, roll number and section on every page.  You can ask for extra sheets for rough work but any extra sheets </w:t>
      </w:r>
      <w:r w:rsidDel="00000000" w:rsidR="00000000" w:rsidRPr="00000000">
        <w:rPr>
          <w:rFonts w:ascii="Calibri" w:cs="Calibri" w:eastAsia="Calibri" w:hAnsi="Calibri"/>
          <w:b w:val="1"/>
          <w:i w:val="1"/>
          <w:rtl w:val="0"/>
        </w:rPr>
        <w:t xml:space="preserve">WILL NOT </w:t>
      </w:r>
      <w:r w:rsidDel="00000000" w:rsidR="00000000" w:rsidRPr="00000000">
        <w:rPr>
          <w:rFonts w:ascii="Calibri" w:cs="Calibri" w:eastAsia="Calibri" w:hAnsi="Calibri"/>
          <w:rtl w:val="0"/>
        </w:rPr>
        <w:t xml:space="preserve">be marked or collected. Any assumptions must be written clearly in comments. </w:t>
      </w:r>
      <w:r w:rsidDel="00000000" w:rsidR="00000000" w:rsidRPr="00000000">
        <w:rPr>
          <w:rFonts w:ascii="Calibri" w:cs="Calibri" w:eastAsia="Calibri" w:hAnsi="Calibri"/>
          <w:b w:val="1"/>
          <w:rtl w:val="0"/>
        </w:rPr>
        <w:t xml:space="preserve">Good luck!</w:t>
      </w:r>
    </w:p>
    <w:p w:rsidR="00000000" w:rsidDel="00000000" w:rsidP="00000000" w:rsidRDefault="00000000" w:rsidRPr="00000000" w14:paraId="00000006">
      <w:pP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rPr>
      </w:pPr>
      <w:r w:rsidDel="00000000" w:rsidR="00000000" w:rsidRPr="00000000">
        <w:rPr>
          <w:rFonts w:ascii="Calibri" w:cs="Calibri" w:eastAsia="Calibri" w:hAnsi="Calibri"/>
          <w:b w:val="1"/>
          <w:rtl w:val="0"/>
        </w:rPr>
        <w:t xml:space="preserve">QUESTION 1</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 What is the output of the following program?</w:t>
      </w:r>
    </w:p>
    <w:p w:rsidR="00000000" w:rsidDel="00000000" w:rsidP="00000000" w:rsidRDefault="00000000" w:rsidRPr="00000000" w14:paraId="00000009">
      <w:pPr>
        <w:rPr>
          <w:rFonts w:ascii="Consolas" w:cs="Consolas" w:eastAsia="Consolas" w:hAnsi="Consolas"/>
          <w:sz w:val="22"/>
          <w:szCs w:val="22"/>
        </w:rPr>
      </w:pPr>
      <w:r w:rsidDel="00000000" w:rsidR="00000000" w:rsidRPr="00000000">
        <w:rPr>
          <w:rFonts w:ascii="Calibri" w:cs="Calibri" w:eastAsia="Calibri" w:hAnsi="Calibri"/>
          <w:rtl w:val="0"/>
        </w:rPr>
        <w:tab/>
      </w:r>
      <w:r w:rsidDel="00000000" w:rsidR="00000000" w:rsidRPr="00000000">
        <w:rPr>
          <w:rFonts w:ascii="Consolas" w:cs="Consolas" w:eastAsia="Consolas" w:hAnsi="Consolas"/>
          <w:sz w:val="22"/>
          <w:szCs w:val="22"/>
          <w:rtl w:val="0"/>
        </w:rPr>
        <w:t xml:space="preserve">char str[] = { 'a','0',0, '1', '5', '0',0};</w:t>
      </w:r>
    </w:p>
    <w:p w:rsidR="00000000" w:rsidDel="00000000" w:rsidP="00000000" w:rsidRDefault="00000000" w:rsidRPr="00000000" w14:paraId="0000000A">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cout&lt;&lt;str;</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onsolas" w:cs="Consolas" w:eastAsia="Consolas" w:hAnsi="Consolas"/>
          <w:color w:val="ff0000"/>
        </w:rPr>
      </w:pPr>
      <w:r w:rsidDel="00000000" w:rsidR="00000000" w:rsidRPr="00000000">
        <w:rPr>
          <w:rFonts w:ascii="Consolas" w:cs="Consolas" w:eastAsia="Consolas" w:hAnsi="Consolas"/>
          <w:color w:val="c00000"/>
          <w:rtl w:val="0"/>
        </w:rPr>
        <w:tab/>
      </w:r>
      <w:r w:rsidDel="00000000" w:rsidR="00000000" w:rsidRPr="00000000">
        <w:rPr>
          <w:rFonts w:ascii="Consolas" w:cs="Consolas" w:eastAsia="Consolas" w:hAnsi="Consolas"/>
          <w:color w:val="ff0000"/>
          <w:rtl w:val="0"/>
        </w:rPr>
        <w:t xml:space="preserve">a0</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b. The following code should sort an array in an ascending (increasing) order. However, it contains some logical errors (no syntax error). Your job is to identify &amp; correct all logical errors in it USING MINIMAL MODIFICATIONS. The input and the expected output of code are also given.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b w:val="1"/>
          <w:rtl w:val="0"/>
        </w:rPr>
        <w:t xml:space="preserve">Input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num = {8,3,1,2,4,7,5,6}, length = 8</w:t>
      </w:r>
      <w:r w:rsidDel="00000000" w:rsidR="00000000" w:rsidRPr="00000000">
        <w:rPr>
          <w:rtl w:val="0"/>
        </w:rPr>
      </w:r>
    </w:p>
    <w:p w:rsidR="00000000" w:rsidDel="00000000" w:rsidP="00000000" w:rsidRDefault="00000000" w:rsidRPr="00000000" w14:paraId="00000012">
      <w:pPr>
        <w:rPr>
          <w:rFonts w:ascii="Consolas" w:cs="Consolas" w:eastAsia="Consolas" w:hAnsi="Consolas"/>
          <w:sz w:val="22"/>
          <w:szCs w:val="22"/>
        </w:rPr>
      </w:pPr>
      <w:r w:rsidDel="00000000" w:rsidR="00000000" w:rsidRPr="00000000">
        <w:rPr>
          <w:rFonts w:ascii="Calibri" w:cs="Calibri" w:eastAsia="Calibri" w:hAnsi="Calibri"/>
          <w:b w:val="1"/>
          <w:rtl w:val="0"/>
        </w:rPr>
        <w:t xml:space="preserve">Output</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num = {1, 2, 3, 4, 5, 6, 7, 8}</w:t>
      </w:r>
    </w:p>
    <w:p w:rsidR="00000000" w:rsidDel="00000000" w:rsidP="00000000" w:rsidRDefault="00000000" w:rsidRPr="00000000" w14:paraId="00000013">
      <w:pPr>
        <w:rPr/>
      </w:pPr>
      <w:r w:rsidDel="00000000" w:rsidR="00000000" w:rsidRPr="00000000">
        <w:rPr>
          <w:rtl w:val="0"/>
        </w:rPr>
      </w:r>
    </w:p>
    <w:tbl>
      <w:tblPr>
        <w:tblStyle w:val="Table1"/>
        <w:tblW w:w="1083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832"/>
        <w:gridCol w:w="5005"/>
        <w:tblGridChange w:id="0">
          <w:tblGrid>
            <w:gridCol w:w="5832"/>
            <w:gridCol w:w="5005"/>
          </w:tblGrid>
        </w:tblGridChange>
      </w:tblGrid>
      <w:tr>
        <w:trPr>
          <w:cantSplit w:val="0"/>
          <w:trHeight w:val="282" w:hRule="atLeast"/>
          <w:tblHeader w:val="0"/>
        </w:trPr>
        <w:tc>
          <w:tcPr>
            <w:tcBorders>
              <w:top w:color="000000" w:space="0" w:sz="0" w:val="nil"/>
              <w:left w:color="000000" w:space="0" w:sz="0" w:val="nil"/>
              <w:bottom w:color="a5a5a5" w:space="0" w:sz="4" w:val="single"/>
              <w:right w:color="000000" w:space="0" w:sz="0" w:val="nil"/>
            </w:tcBorders>
          </w:tcPr>
          <w:p w:rsidR="00000000" w:rsidDel="00000000" w:rsidP="00000000" w:rsidRDefault="00000000" w:rsidRPr="00000000" w14:paraId="00000014">
            <w:pPr>
              <w:jc w:val="center"/>
              <w:rPr>
                <w:rFonts w:ascii="Consolas" w:cs="Consolas" w:eastAsia="Consolas" w:hAnsi="Consolas"/>
                <w:b w:val="1"/>
                <w:color w:val="000000"/>
                <w:sz w:val="22"/>
                <w:szCs w:val="22"/>
              </w:rPr>
            </w:pPr>
            <w:r w:rsidDel="00000000" w:rsidR="00000000" w:rsidRPr="00000000">
              <w:rPr>
                <w:rFonts w:ascii="Consolas" w:cs="Consolas" w:eastAsia="Consolas" w:hAnsi="Consolas"/>
                <w:b w:val="1"/>
                <w:color w:val="000000"/>
                <w:sz w:val="22"/>
                <w:szCs w:val="22"/>
                <w:rtl w:val="0"/>
              </w:rPr>
              <w:t xml:space="preserve">Code</w:t>
            </w:r>
          </w:p>
        </w:tc>
        <w:tc>
          <w:tcPr>
            <w:tcBorders>
              <w:top w:color="000000" w:space="0" w:sz="0" w:val="nil"/>
              <w:left w:color="000000" w:space="0" w:sz="0" w:val="nil"/>
              <w:bottom w:color="a5a5a5" w:space="0" w:sz="4" w:val="single"/>
              <w:right w:color="000000" w:space="0" w:sz="0" w:val="nil"/>
            </w:tcBorders>
          </w:tcPr>
          <w:p w:rsidR="00000000" w:rsidDel="00000000" w:rsidP="00000000" w:rsidRDefault="00000000" w:rsidRPr="00000000" w14:paraId="00000015">
            <w:pPr>
              <w:jc w:val="center"/>
              <w:rPr>
                <w:rFonts w:ascii="Consolas" w:cs="Consolas" w:eastAsia="Consolas" w:hAnsi="Consolas"/>
                <w:b w:val="1"/>
                <w:color w:val="000000"/>
                <w:sz w:val="22"/>
                <w:szCs w:val="22"/>
              </w:rPr>
            </w:pPr>
            <w:r w:rsidDel="00000000" w:rsidR="00000000" w:rsidRPr="00000000">
              <w:rPr>
                <w:rFonts w:ascii="Consolas" w:cs="Consolas" w:eastAsia="Consolas" w:hAnsi="Consolas"/>
                <w:b w:val="1"/>
                <w:color w:val="000000"/>
                <w:sz w:val="22"/>
                <w:szCs w:val="22"/>
                <w:rtl w:val="0"/>
              </w:rPr>
              <w:t xml:space="preserve">Correction (if any)</w:t>
            </w:r>
          </w:p>
        </w:tc>
      </w:tr>
      <w:tr>
        <w:trPr>
          <w:cantSplit w:val="0"/>
          <w:trHeight w:val="282" w:hRule="atLeast"/>
          <w:tblHeader w:val="0"/>
        </w:trPr>
        <w:tc>
          <w:tcPr>
            <w:tcBorders>
              <w:top w:color="a5a5a5" w:space="0" w:sz="4" w:val="single"/>
              <w:left w:color="a5a5a5" w:space="0" w:sz="4" w:val="single"/>
              <w:bottom w:color="a5a5a5" w:space="0" w:sz="4" w:val="single"/>
            </w:tcBorders>
          </w:tcPr>
          <w:p w:rsidR="00000000" w:rsidDel="00000000" w:rsidP="00000000" w:rsidRDefault="00000000" w:rsidRPr="00000000" w14:paraId="00000016">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void SortAscending(int num[], int Length)</w:t>
            </w:r>
          </w:p>
        </w:tc>
        <w:tc>
          <w:tcPr>
            <w:tcBorders>
              <w:top w:color="a5a5a5" w:space="0" w:sz="4" w:val="single"/>
              <w:bottom w:color="a5a5a5" w:space="0" w:sz="4" w:val="single"/>
              <w:right w:color="a5a5a5" w:space="0" w:sz="4" w:val="single"/>
            </w:tcBorders>
          </w:tcPr>
          <w:p w:rsidR="00000000" w:rsidDel="00000000" w:rsidP="00000000" w:rsidRDefault="00000000" w:rsidRPr="00000000" w14:paraId="00000017">
            <w:pPr>
              <w:rPr>
                <w:rFonts w:ascii="Architects Daughter" w:cs="Architects Daughter" w:eastAsia="Architects Daughter" w:hAnsi="Architects Daughter"/>
                <w:color w:val="ff0000"/>
              </w:rPr>
            </w:pPr>
            <w:r w:rsidDel="00000000" w:rsidR="00000000" w:rsidRPr="00000000">
              <w:rPr>
                <w:rtl w:val="0"/>
              </w:rPr>
            </w:r>
          </w:p>
        </w:tc>
      </w:tr>
      <w:tr>
        <w:trPr>
          <w:cantSplit w:val="0"/>
          <w:trHeight w:val="282" w:hRule="atLeast"/>
          <w:tblHeader w:val="0"/>
        </w:trPr>
        <w:tc>
          <w:tcPr>
            <w:tcBorders>
              <w:top w:color="a5a5a5" w:space="0" w:sz="4" w:val="single"/>
            </w:tcBorders>
          </w:tcPr>
          <w:p w:rsidR="00000000" w:rsidDel="00000000" w:rsidP="00000000" w:rsidRDefault="00000000" w:rsidRPr="00000000" w14:paraId="00000018">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tcBorders>
              <w:top w:color="a5a5a5" w:space="0" w:sz="4" w:val="single"/>
            </w:tcBorders>
          </w:tcPr>
          <w:p w:rsidR="00000000" w:rsidDel="00000000" w:rsidP="00000000" w:rsidRDefault="00000000" w:rsidRPr="00000000" w14:paraId="00000019">
            <w:pPr>
              <w:rPr>
                <w:rFonts w:ascii="Consolas" w:cs="Consolas" w:eastAsia="Consolas" w:hAnsi="Consolas"/>
                <w:color w:val="ff0000"/>
                <w:sz w:val="16"/>
                <w:szCs w:val="16"/>
              </w:rPr>
            </w:pPr>
            <w:r w:rsidDel="00000000" w:rsidR="00000000" w:rsidRPr="00000000">
              <w:rPr>
                <w:rFonts w:ascii="Consolas" w:cs="Consolas" w:eastAsia="Consolas" w:hAnsi="Consolas"/>
                <w:color w:val="ff0000"/>
                <w:sz w:val="16"/>
                <w:szCs w:val="16"/>
                <w:rtl w:val="0"/>
              </w:rPr>
              <w:t xml:space="preserve">//1</w:t>
            </w:r>
            <w:r w:rsidDel="00000000" w:rsidR="00000000" w:rsidRPr="00000000">
              <w:rPr>
                <w:rFonts w:ascii="Consolas" w:cs="Consolas" w:eastAsia="Consolas" w:hAnsi="Consolas"/>
                <w:color w:val="ff0000"/>
                <w:sz w:val="16"/>
                <w:szCs w:val="16"/>
                <w:vertAlign w:val="superscript"/>
                <w:rtl w:val="0"/>
              </w:rPr>
              <w:t xml:space="preserve">st</w:t>
            </w:r>
            <w:r w:rsidDel="00000000" w:rsidR="00000000" w:rsidRPr="00000000">
              <w:rPr>
                <w:rFonts w:ascii="Consolas" w:cs="Consolas" w:eastAsia="Consolas" w:hAnsi="Consolas"/>
                <w:color w:val="ff0000"/>
                <w:sz w:val="16"/>
                <w:szCs w:val="16"/>
                <w:rtl w:val="0"/>
              </w:rPr>
              <w:t xml:space="preserve"> loop is currently sorting in descending order</w:t>
            </w:r>
          </w:p>
        </w:tc>
      </w:tr>
      <w:tr>
        <w:trPr>
          <w:cantSplit w:val="0"/>
          <w:trHeight w:val="266" w:hRule="atLeast"/>
          <w:tblHeader w:val="0"/>
        </w:trPr>
        <w:tc>
          <w:tcPr/>
          <w:p w:rsidR="00000000" w:rsidDel="00000000" w:rsidP="00000000" w:rsidRDefault="00000000" w:rsidRPr="00000000" w14:paraId="0000001A">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int i, j, first, temp;</w:t>
              <w:tab/>
            </w:r>
          </w:p>
        </w:tc>
        <w:tc>
          <w:tcPr/>
          <w:p w:rsidR="00000000" w:rsidDel="00000000" w:rsidP="00000000" w:rsidRDefault="00000000" w:rsidRPr="00000000" w14:paraId="0000001B">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18"/>
                <w:szCs w:val="18"/>
                <w:rtl w:val="0"/>
              </w:rPr>
              <w:t xml:space="preserve">//also variable ‘first’ and ‘j’ should be given</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1C">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first = 0;  </w:t>
            </w:r>
          </w:p>
        </w:tc>
        <w:tc>
          <w:tcPr/>
          <w:p w:rsidR="00000000" w:rsidDel="00000000" w:rsidP="00000000" w:rsidRDefault="00000000" w:rsidRPr="00000000" w14:paraId="0000001D">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//value of ‘i’.</w:t>
            </w:r>
          </w:p>
        </w:tc>
      </w:tr>
      <w:tr>
        <w:trPr>
          <w:cantSplit w:val="0"/>
          <w:trHeight w:val="282" w:hRule="atLeast"/>
          <w:tblHeader w:val="0"/>
        </w:trPr>
        <w:tc>
          <w:tcPr/>
          <w:p w:rsidR="00000000" w:rsidDel="00000000" w:rsidP="00000000" w:rsidRDefault="00000000" w:rsidRPr="00000000" w14:paraId="0000001E">
            <w:pPr>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 i = Length - 1; i &gt; 0; i--) {</w:t>
            </w:r>
          </w:p>
        </w:tc>
        <w:tc>
          <w:tcPr/>
          <w:p w:rsidR="00000000" w:rsidDel="00000000" w:rsidP="00000000" w:rsidRDefault="00000000" w:rsidRPr="00000000" w14:paraId="0000001F">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//correct version is:</w:t>
            </w:r>
          </w:p>
        </w:tc>
      </w:tr>
      <w:tr>
        <w:trPr>
          <w:cantSplit w:val="0"/>
          <w:trHeight w:val="282" w:hRule="atLeast"/>
          <w:tblHeader w:val="0"/>
        </w:trPr>
        <w:tc>
          <w:tcPr/>
          <w:p w:rsidR="00000000" w:rsidDel="00000000" w:rsidP="00000000" w:rsidRDefault="00000000" w:rsidRPr="00000000" w14:paraId="00000020">
            <w:pPr>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for ( j = 1; j &lt;= Length; j++) {</w:t>
            </w:r>
          </w:p>
        </w:tc>
        <w:tc>
          <w:tcPr/>
          <w:p w:rsidR="00000000" w:rsidDel="00000000" w:rsidP="00000000" w:rsidRDefault="00000000" w:rsidRPr="00000000" w14:paraId="00000021">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for ( i = 0; i &lt; Length; i++) {</w:t>
            </w:r>
          </w:p>
        </w:tc>
      </w:tr>
      <w:tr>
        <w:trPr>
          <w:cantSplit w:val="0"/>
          <w:trHeight w:val="282" w:hRule="atLeast"/>
          <w:tblHeader w:val="0"/>
        </w:trPr>
        <w:tc>
          <w:tcPr/>
          <w:p w:rsidR="00000000" w:rsidDel="00000000" w:rsidP="00000000" w:rsidRDefault="00000000" w:rsidRPr="00000000" w14:paraId="00000022">
            <w:pPr>
              <w:ind w:left="216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if ( num[j] &lt; num[first] )</w:t>
            </w:r>
          </w:p>
        </w:tc>
        <w:tc>
          <w:tcPr/>
          <w:p w:rsidR="00000000" w:rsidDel="00000000" w:rsidP="00000000" w:rsidRDefault="00000000" w:rsidRPr="00000000" w14:paraId="00000023">
            <w:pPr>
              <w:rPr>
                <w:rFonts w:ascii="Consolas" w:cs="Consolas" w:eastAsia="Consolas" w:hAnsi="Consolas"/>
                <w:color w:val="ff0000"/>
                <w:sz w:val="20"/>
                <w:szCs w:val="20"/>
              </w:rPr>
            </w:pP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color w:val="ff0000"/>
                <w:sz w:val="20"/>
                <w:szCs w:val="20"/>
                <w:rtl w:val="0"/>
              </w:rPr>
              <w:t xml:space="preserve">first = i;</w:t>
            </w:r>
          </w:p>
        </w:tc>
      </w:tr>
      <w:tr>
        <w:trPr>
          <w:cantSplit w:val="0"/>
          <w:trHeight w:val="282" w:hRule="atLeast"/>
          <w:tblHeader w:val="0"/>
        </w:trPr>
        <w:tc>
          <w:tcPr/>
          <w:p w:rsidR="00000000" w:rsidDel="00000000" w:rsidP="00000000" w:rsidRDefault="00000000" w:rsidRPr="00000000" w14:paraId="00000024">
            <w:pPr>
              <w:ind w:left="288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first = j;</w:t>
            </w:r>
          </w:p>
        </w:tc>
        <w:tc>
          <w:tcPr/>
          <w:p w:rsidR="00000000" w:rsidDel="00000000" w:rsidP="00000000" w:rsidRDefault="00000000" w:rsidRPr="00000000" w14:paraId="00000025">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      for( j=i ; j &lt; Length; j++){</w:t>
            </w:r>
          </w:p>
        </w:tc>
      </w:tr>
      <w:tr>
        <w:trPr>
          <w:cantSplit w:val="0"/>
          <w:trHeight w:val="266" w:hRule="atLeast"/>
          <w:tblHeader w:val="0"/>
        </w:trPr>
        <w:tc>
          <w:tcPr/>
          <w:p w:rsidR="00000000" w:rsidDel="00000000" w:rsidP="00000000" w:rsidRDefault="00000000" w:rsidRPr="00000000" w14:paraId="00000026">
            <w:pPr>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27">
            <w:pPr>
              <w:rPr>
                <w:rFonts w:ascii="Consolas" w:cs="Consolas" w:eastAsia="Consolas" w:hAnsi="Consolas"/>
                <w:color w:val="ff0000"/>
                <w:sz w:val="20"/>
                <w:szCs w:val="20"/>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8">
            <w:pPr>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num[first] = num[i];</w:t>
            </w:r>
          </w:p>
        </w:tc>
        <w:tc>
          <w:tcPr/>
          <w:p w:rsidR="00000000" w:rsidDel="00000000" w:rsidP="00000000" w:rsidRDefault="00000000" w:rsidRPr="00000000" w14:paraId="00000029">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//putting variable in temp must come first</w:t>
            </w:r>
          </w:p>
        </w:tc>
      </w:tr>
      <w:tr>
        <w:trPr>
          <w:cantSplit w:val="0"/>
          <w:trHeight w:val="282" w:hRule="atLeast"/>
          <w:tblHeader w:val="0"/>
        </w:trPr>
        <w:tc>
          <w:tcPr/>
          <w:p w:rsidR="00000000" w:rsidDel="00000000" w:rsidP="00000000" w:rsidRDefault="00000000" w:rsidRPr="00000000" w14:paraId="0000002A">
            <w:pPr>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temp = num[first]; </w:t>
            </w:r>
          </w:p>
        </w:tc>
        <w:tc>
          <w:tcPr/>
          <w:p w:rsidR="00000000" w:rsidDel="00000000" w:rsidP="00000000" w:rsidRDefault="00000000" w:rsidRPr="00000000" w14:paraId="0000002B">
            <w:pPr>
              <w:rPr>
                <w:rFonts w:ascii="Consolas" w:cs="Consolas" w:eastAsia="Consolas" w:hAnsi="Consolas"/>
                <w:color w:val="ff0000"/>
              </w:rPr>
            </w:pPr>
            <w:r w:rsidDel="00000000" w:rsidR="00000000" w:rsidRPr="00000000">
              <w:rPr>
                <w:rFonts w:ascii="Consolas" w:cs="Consolas" w:eastAsia="Consolas" w:hAnsi="Consolas"/>
                <w:color w:val="ff0000"/>
                <w:sz w:val="20"/>
                <w:szCs w:val="20"/>
                <w:rtl w:val="0"/>
              </w:rPr>
              <w:t xml:space="preserve">temp = num[first]; </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C">
            <w:pPr>
              <w:ind w:left="144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num[i] = temp;</w:t>
            </w:r>
          </w:p>
        </w:tc>
        <w:tc>
          <w:tcPr/>
          <w:p w:rsidR="00000000" w:rsidDel="00000000" w:rsidP="00000000" w:rsidRDefault="00000000" w:rsidRPr="00000000" w14:paraId="0000002D">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num[first] = num[i];</w:t>
            </w:r>
          </w:p>
        </w:tc>
      </w:tr>
      <w:tr>
        <w:trPr>
          <w:cantSplit w:val="0"/>
          <w:trHeight w:val="282" w:hRule="atLeast"/>
          <w:tblHeader w:val="0"/>
        </w:trPr>
        <w:tc>
          <w:tcPr/>
          <w:p w:rsidR="00000000" w:rsidDel="00000000" w:rsidP="00000000" w:rsidRDefault="00000000" w:rsidRPr="00000000" w14:paraId="0000002E">
            <w:pPr>
              <w:ind w:left="720" w:firstLine="0"/>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2F">
            <w:pPr>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num[i] = temp;</w:t>
            </w:r>
          </w:p>
        </w:tc>
      </w:tr>
      <w:tr>
        <w:trPr>
          <w:cantSplit w:val="0"/>
          <w:trHeight w:val="266" w:hRule="atLeast"/>
          <w:tblHeader w:val="0"/>
        </w:trPr>
        <w:tc>
          <w:tcPr/>
          <w:p w:rsidR="00000000" w:rsidDel="00000000" w:rsidP="00000000" w:rsidRDefault="00000000" w:rsidRPr="00000000" w14:paraId="00000030">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31">
            <w:pPr>
              <w:rPr>
                <w:rFonts w:ascii="Architects Daughter" w:cs="Architects Daughter" w:eastAsia="Architects Daughter" w:hAnsi="Architects Daughter"/>
                <w:color w:val="ff0000"/>
              </w:rPr>
            </w:pPr>
            <w:r w:rsidDel="00000000" w:rsidR="00000000" w:rsidRPr="00000000">
              <w:rPr>
                <w:rtl w:val="0"/>
              </w:rPr>
            </w:r>
          </w:p>
        </w:tc>
      </w:tr>
    </w:tbl>
    <w:p w:rsidR="00000000" w:rsidDel="00000000" w:rsidP="00000000" w:rsidRDefault="00000000" w:rsidRPr="00000000" w14:paraId="00000032">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c. Convert FED from hexadecimal notation to binary</w:t>
      </w:r>
    </w:p>
    <w:p w:rsidR="00000000" w:rsidDel="00000000" w:rsidP="00000000" w:rsidRDefault="00000000" w:rsidRPr="00000000" w14:paraId="00000034">
      <w:pPr>
        <w:rPr>
          <w:rFonts w:ascii="Consolas" w:cs="Consolas" w:eastAsia="Consolas" w:hAnsi="Consolas"/>
          <w:color w:val="ff0000"/>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color w:val="ff0000"/>
          <w:rtl w:val="0"/>
        </w:rPr>
        <w:t xml:space="preserve">F=1111, E=1110, D=1101</w:t>
      </w:r>
    </w:p>
    <w:p w:rsidR="00000000" w:rsidDel="00000000" w:rsidP="00000000" w:rsidRDefault="00000000" w:rsidRPr="00000000" w14:paraId="00000035">
      <w:pPr>
        <w:rPr>
          <w:rFonts w:ascii="Consolas" w:cs="Consolas" w:eastAsia="Consolas" w:hAnsi="Consolas"/>
          <w:color w:val="ff0000"/>
          <w:sz w:val="18"/>
          <w:szCs w:val="18"/>
        </w:rPr>
      </w:pPr>
      <w:r w:rsidDel="00000000" w:rsidR="00000000" w:rsidRPr="00000000">
        <w:rPr>
          <w:rFonts w:ascii="Consolas" w:cs="Consolas" w:eastAsia="Consolas" w:hAnsi="Consolas"/>
          <w:color w:val="ff0000"/>
          <w:rtl w:val="0"/>
        </w:rPr>
        <w:tab/>
        <w:t xml:space="preserve">FED = (111111101101)</w:t>
      </w:r>
      <w:r w:rsidDel="00000000" w:rsidR="00000000" w:rsidRPr="00000000">
        <w:rPr>
          <w:rFonts w:ascii="Consolas" w:cs="Consolas" w:eastAsia="Consolas" w:hAnsi="Consolas"/>
          <w:color w:val="ff0000"/>
          <w:sz w:val="18"/>
          <w:szCs w:val="18"/>
          <w:rtl w:val="0"/>
        </w:rPr>
        <w:t xml:space="preserve">2</w:t>
      </w:r>
    </w:p>
    <w:p w:rsidR="00000000" w:rsidDel="00000000" w:rsidP="00000000" w:rsidRDefault="00000000" w:rsidRPr="00000000" w14:paraId="0000003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d. Convert 01110011 from binary to hexadecimal</w:t>
      </w:r>
    </w:p>
    <w:p w:rsidR="00000000" w:rsidDel="00000000" w:rsidP="00000000" w:rsidRDefault="00000000" w:rsidRPr="00000000" w14:paraId="00000038">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39">
      <w:pPr>
        <w:ind w:firstLine="720"/>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0111 = 7, 0011 = 3</w:t>
      </w:r>
    </w:p>
    <w:p w:rsidR="00000000" w:rsidDel="00000000" w:rsidP="00000000" w:rsidRDefault="00000000" w:rsidRPr="00000000" w14:paraId="0000003A">
      <w:pPr>
        <w:ind w:firstLine="720"/>
        <w:rPr>
          <w:rFonts w:ascii="Consolas" w:cs="Consolas" w:eastAsia="Consolas" w:hAnsi="Consolas"/>
          <w:color w:val="ff0000"/>
          <w:sz w:val="18"/>
          <w:szCs w:val="18"/>
        </w:rPr>
      </w:pPr>
      <w:r w:rsidDel="00000000" w:rsidR="00000000" w:rsidRPr="00000000">
        <w:rPr>
          <w:rFonts w:ascii="Consolas" w:cs="Consolas" w:eastAsia="Consolas" w:hAnsi="Consolas"/>
          <w:color w:val="ff0000"/>
          <w:rtl w:val="0"/>
        </w:rPr>
        <w:t xml:space="preserve">01110011 = (73)</w:t>
      </w:r>
      <w:r w:rsidDel="00000000" w:rsidR="00000000" w:rsidRPr="00000000">
        <w:rPr>
          <w:rFonts w:ascii="Consolas" w:cs="Consolas" w:eastAsia="Consolas" w:hAnsi="Consolas"/>
          <w:color w:val="ff0000"/>
          <w:sz w:val="18"/>
          <w:szCs w:val="18"/>
          <w:rtl w:val="0"/>
        </w:rPr>
        <w:t xml:space="preserve">16</w:t>
      </w:r>
    </w:p>
    <w:p w:rsidR="00000000" w:rsidDel="00000000" w:rsidP="00000000" w:rsidRDefault="00000000" w:rsidRPr="00000000" w14:paraId="0000003B">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3C">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3D">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3E">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3F">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0">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1">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2">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3">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4">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Fonts w:ascii="Calibri" w:cs="Calibri" w:eastAsia="Calibri" w:hAnsi="Calibri"/>
          <w:b w:val="1"/>
          <w:rtl w:val="0"/>
        </w:rPr>
        <w:t xml:space="preserve">QUESTION 2</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The number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is evil if it has an even number of ones in its binary expansion. For example, 1032 is evil because its binary expansion 0000 0100 0000 1000 has two ones. However, 1033 is not evil. Write a C++ function to determine whether or not a number is evil. You may assume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will always be an integer.</w:t>
      </w:r>
    </w:p>
    <w:p w:rsidR="00000000" w:rsidDel="00000000" w:rsidP="00000000" w:rsidRDefault="00000000" w:rsidRPr="00000000" w14:paraId="00000047">
      <w:pPr>
        <w:rPr>
          <w:rFonts w:ascii="Consolas" w:cs="Consolas" w:eastAsia="Consolas" w:hAnsi="Consolas"/>
          <w:b w:val="1"/>
        </w:rPr>
      </w:pPr>
      <w:r w:rsidDel="00000000" w:rsidR="00000000" w:rsidRPr="00000000">
        <w:rPr>
          <w:rtl w:val="0"/>
        </w:rPr>
      </w:r>
    </w:p>
    <w:p w:rsidR="00000000" w:rsidDel="00000000" w:rsidP="00000000" w:rsidRDefault="00000000" w:rsidRPr="00000000" w14:paraId="00000048">
      <w:pPr>
        <w:rPr>
          <w:rFonts w:ascii="Consolas" w:cs="Consolas" w:eastAsia="Consolas" w:hAnsi="Consolas"/>
          <w:color w:val="ff0000"/>
        </w:rPr>
      </w:pPr>
      <w:r w:rsidDel="00000000" w:rsidR="00000000" w:rsidRPr="00000000">
        <w:rPr>
          <w:rFonts w:ascii="Consolas" w:cs="Consolas" w:eastAsia="Consolas" w:hAnsi="Consolas"/>
          <w:color w:val="ff0000"/>
          <w:rtl w:val="0"/>
        </w:rPr>
        <w:tab/>
        <w:tab/>
      </w:r>
    </w:p>
    <w:p w:rsidR="00000000" w:rsidDel="00000000" w:rsidP="00000000" w:rsidRDefault="00000000" w:rsidRPr="00000000" w14:paraId="00000049">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bool evilOrNot(int n)</w:t>
      </w:r>
    </w:p>
    <w:p w:rsidR="00000000" w:rsidDel="00000000" w:rsidP="00000000" w:rsidRDefault="00000000" w:rsidRPr="00000000" w14:paraId="0000004A">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4B">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int ones = 0;</w:t>
      </w:r>
    </w:p>
    <w:p w:rsidR="00000000" w:rsidDel="00000000" w:rsidP="00000000" w:rsidRDefault="00000000" w:rsidRPr="00000000" w14:paraId="0000004C">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 n &gt; 0; n /= 2)</w:t>
      </w:r>
    </w:p>
    <w:p w:rsidR="00000000" w:rsidDel="00000000" w:rsidP="00000000" w:rsidRDefault="00000000" w:rsidRPr="00000000" w14:paraId="0000004D">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4E">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if (n % 2 == 1)</w:t>
      </w:r>
    </w:p>
    <w:p w:rsidR="00000000" w:rsidDel="00000000" w:rsidP="00000000" w:rsidRDefault="00000000" w:rsidRPr="00000000" w14:paraId="0000004F">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ones++;</w:t>
      </w:r>
    </w:p>
    <w:p w:rsidR="00000000" w:rsidDel="00000000" w:rsidP="00000000" w:rsidRDefault="00000000" w:rsidRPr="00000000" w14:paraId="00000050">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51">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if (ones % 2 == 0)</w:t>
      </w:r>
    </w:p>
    <w:p w:rsidR="00000000" w:rsidDel="00000000" w:rsidP="00000000" w:rsidRDefault="00000000" w:rsidRPr="00000000" w14:paraId="00000052">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return true;</w:t>
      </w:r>
    </w:p>
    <w:p w:rsidR="00000000" w:rsidDel="00000000" w:rsidP="00000000" w:rsidRDefault="00000000" w:rsidRPr="00000000" w14:paraId="00000053">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return false;</w:t>
      </w:r>
    </w:p>
    <w:p w:rsidR="00000000" w:rsidDel="00000000" w:rsidP="00000000" w:rsidRDefault="00000000" w:rsidRPr="00000000" w14:paraId="00000054">
      <w:pPr>
        <w:rPr>
          <w:rFonts w:ascii="Architects Daughter" w:cs="Architects Daughter" w:eastAsia="Architects Daughter" w:hAnsi="Architects Daughter"/>
          <w:b w:val="1"/>
        </w:rPr>
      </w:pPr>
      <w:r w:rsidDel="00000000" w:rsidR="00000000" w:rsidRPr="00000000">
        <w:rPr>
          <w:rFonts w:ascii="Consolas" w:cs="Consolas" w:eastAsia="Consolas" w:hAnsi="Consolas"/>
          <w:color w:val="ff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Calibri" w:cs="Calibri" w:eastAsia="Calibri" w:hAnsi="Calibri"/>
          <w:b w:val="1"/>
        </w:rPr>
      </w:pPr>
      <w:r w:rsidDel="00000000" w:rsidR="00000000" w:rsidRPr="00000000">
        <w:rPr>
          <w:rFonts w:ascii="Calibri" w:cs="Calibri" w:eastAsia="Calibri" w:hAnsi="Calibri"/>
          <w:b w:val="1"/>
          <w:rtl w:val="0"/>
        </w:rPr>
        <w:t xml:space="preserve">QUESTION 3</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What is the output of the following program?</w:t>
      </w:r>
    </w:p>
    <w:p w:rsidR="00000000" w:rsidDel="00000000" w:rsidP="00000000" w:rsidRDefault="00000000" w:rsidRPr="00000000" w14:paraId="00000057">
      <w:pPr>
        <w:ind w:left="360" w:firstLine="0"/>
        <w:rPr>
          <w:sz w:val="28"/>
          <w:szCs w:val="28"/>
        </w:rPr>
      </w:pPr>
      <w:r w:rsidDel="00000000" w:rsidR="00000000" w:rsidRPr="00000000">
        <w:rPr>
          <w:rtl w:val="0"/>
        </w:rPr>
      </w:r>
    </w:p>
    <w:tbl>
      <w:tblPr>
        <w:tblStyle w:val="Table2"/>
        <w:tblW w:w="10998.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78"/>
        <w:gridCol w:w="6120"/>
        <w:tblGridChange w:id="0">
          <w:tblGrid>
            <w:gridCol w:w="4878"/>
            <w:gridCol w:w="6120"/>
          </w:tblGrid>
        </w:tblGridChange>
      </w:tblGrid>
      <w:tr>
        <w:trPr>
          <w:cantSplit w:val="0"/>
          <w:tblHeader w:val="0"/>
        </w:trPr>
        <w:tc>
          <w:tcPr>
            <w:vAlign w:val="center"/>
          </w:tcPr>
          <w:p w:rsidR="00000000" w:rsidDel="00000000" w:rsidP="00000000" w:rsidRDefault="00000000" w:rsidRPr="00000000" w14:paraId="00000058">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bool check(int&amp;number)</w:t>
            </w:r>
          </w:p>
          <w:p w:rsidR="00000000" w:rsidDel="00000000" w:rsidP="00000000" w:rsidRDefault="00000000" w:rsidRPr="00000000" w14:paraId="00000059">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w:t>
            </w:r>
          </w:p>
          <w:p w:rsidR="00000000" w:rsidDel="00000000" w:rsidP="00000000" w:rsidRDefault="00000000" w:rsidRPr="00000000" w14:paraId="0000005A">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int count=0;  </w:t>
            </w:r>
          </w:p>
          <w:p w:rsidR="00000000" w:rsidDel="00000000" w:rsidP="00000000" w:rsidRDefault="00000000" w:rsidRPr="00000000" w14:paraId="0000005B">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bool answer=false;</w:t>
            </w:r>
          </w:p>
          <w:p w:rsidR="00000000" w:rsidDel="00000000" w:rsidP="00000000" w:rsidRDefault="00000000" w:rsidRPr="00000000" w14:paraId="0000005C">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for(int a=1;a&lt;=number;a++)</w:t>
            </w:r>
          </w:p>
          <w:p w:rsidR="00000000" w:rsidDel="00000000" w:rsidP="00000000" w:rsidRDefault="00000000" w:rsidRPr="00000000" w14:paraId="0000005D">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5E">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if(number%a==0)</w:t>
            </w:r>
          </w:p>
          <w:p w:rsidR="00000000" w:rsidDel="00000000" w:rsidP="00000000" w:rsidRDefault="00000000" w:rsidRPr="00000000" w14:paraId="0000005F">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60">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 xml:space="preserve">count++;</w:t>
            </w:r>
          </w:p>
          <w:p w:rsidR="00000000" w:rsidDel="00000000" w:rsidP="00000000" w:rsidRDefault="00000000" w:rsidRPr="00000000" w14:paraId="00000061">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62">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63">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if(count==2)</w:t>
            </w:r>
          </w:p>
          <w:p w:rsidR="00000000" w:rsidDel="00000000" w:rsidP="00000000" w:rsidRDefault="00000000" w:rsidRPr="00000000" w14:paraId="00000064">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65">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answer=true;</w:t>
            </w:r>
          </w:p>
          <w:p w:rsidR="00000000" w:rsidDel="00000000" w:rsidP="00000000" w:rsidRDefault="00000000" w:rsidRPr="00000000" w14:paraId="00000066">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67">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else</w:t>
            </w:r>
          </w:p>
          <w:p w:rsidR="00000000" w:rsidDel="00000000" w:rsidP="00000000" w:rsidRDefault="00000000" w:rsidRPr="00000000" w14:paraId="00000068">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69">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answer=false;</w:t>
            </w:r>
          </w:p>
          <w:p w:rsidR="00000000" w:rsidDel="00000000" w:rsidP="00000000" w:rsidRDefault="00000000" w:rsidRPr="00000000" w14:paraId="0000006A">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6B">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number++;</w:t>
            </w:r>
          </w:p>
          <w:p w:rsidR="00000000" w:rsidDel="00000000" w:rsidP="00000000" w:rsidRDefault="00000000" w:rsidRPr="00000000" w14:paraId="0000006C">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return answer;</w:t>
            </w:r>
          </w:p>
          <w:p w:rsidR="00000000" w:rsidDel="00000000" w:rsidP="00000000" w:rsidRDefault="00000000" w:rsidRPr="00000000" w14:paraId="0000006D">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w:t>
            </w:r>
          </w:p>
        </w:tc>
        <w:tc>
          <w:tcPr/>
          <w:p w:rsidR="00000000" w:rsidDel="00000000" w:rsidP="00000000" w:rsidRDefault="00000000" w:rsidRPr="00000000" w14:paraId="0000006E">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F">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void printSomething(int number)</w:t>
            </w:r>
          </w:p>
          <w:p w:rsidR="00000000" w:rsidDel="00000000" w:rsidP="00000000" w:rsidRDefault="00000000" w:rsidRPr="00000000" w14:paraId="00000070">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w:t>
            </w:r>
          </w:p>
          <w:p w:rsidR="00000000" w:rsidDel="00000000" w:rsidP="00000000" w:rsidRDefault="00000000" w:rsidRPr="00000000" w14:paraId="00000071">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for(inti=number; i&gt;=1; i--)</w:t>
            </w:r>
          </w:p>
          <w:p w:rsidR="00000000" w:rsidDel="00000000" w:rsidP="00000000" w:rsidRDefault="00000000" w:rsidRPr="00000000" w14:paraId="00000072">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73">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for (int k= number;k&gt;i; k--)</w:t>
            </w:r>
          </w:p>
          <w:p w:rsidR="00000000" w:rsidDel="00000000" w:rsidP="00000000" w:rsidRDefault="00000000" w:rsidRPr="00000000" w14:paraId="00000074">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75">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 xml:space="preserve">cout&lt;&lt;"O"; </w:t>
            </w:r>
          </w:p>
          <w:p w:rsidR="00000000" w:rsidDel="00000000" w:rsidP="00000000" w:rsidRDefault="00000000" w:rsidRPr="00000000" w14:paraId="00000076">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77">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int j = 1;</w:t>
            </w:r>
          </w:p>
          <w:p w:rsidR="00000000" w:rsidDel="00000000" w:rsidP="00000000" w:rsidRDefault="00000000" w:rsidRPr="00000000" w14:paraId="00000078">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while(j&lt;=i)</w:t>
            </w:r>
          </w:p>
          <w:p w:rsidR="00000000" w:rsidDel="00000000" w:rsidP="00000000" w:rsidRDefault="00000000" w:rsidRPr="00000000" w14:paraId="00000079">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7A">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 xml:space="preserve">if(check(j))</w:t>
              <w:tab/>
            </w:r>
          </w:p>
          <w:p w:rsidR="00000000" w:rsidDel="00000000" w:rsidP="00000000" w:rsidRDefault="00000000" w:rsidRPr="00000000" w14:paraId="0000007B">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ab/>
              <w:t xml:space="preserve">cout&lt;&lt;"A";</w:t>
            </w:r>
          </w:p>
          <w:p w:rsidR="00000000" w:rsidDel="00000000" w:rsidP="00000000" w:rsidRDefault="00000000" w:rsidRPr="00000000" w14:paraId="0000007C">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 xml:space="preserve">else</w:t>
            </w:r>
          </w:p>
          <w:p w:rsidR="00000000" w:rsidDel="00000000" w:rsidP="00000000" w:rsidRDefault="00000000" w:rsidRPr="00000000" w14:paraId="0000007D">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ab/>
              <w:tab/>
              <w:t xml:space="preserve">cout&lt;&lt;"H";</w:t>
            </w:r>
          </w:p>
          <w:p w:rsidR="00000000" w:rsidDel="00000000" w:rsidP="00000000" w:rsidRDefault="00000000" w:rsidRPr="00000000" w14:paraId="0000007E">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w:t>
            </w:r>
          </w:p>
          <w:p w:rsidR="00000000" w:rsidDel="00000000" w:rsidP="00000000" w:rsidRDefault="00000000" w:rsidRPr="00000000" w14:paraId="0000007F">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ab/>
              <w:t xml:space="preserve">cout&lt;&lt;endl;</w:t>
            </w:r>
          </w:p>
          <w:p w:rsidR="00000000" w:rsidDel="00000000" w:rsidP="00000000" w:rsidRDefault="00000000" w:rsidRPr="00000000" w14:paraId="00000080">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w:t>
            </w:r>
          </w:p>
          <w:p w:rsidR="00000000" w:rsidDel="00000000" w:rsidP="00000000" w:rsidRDefault="00000000" w:rsidRPr="00000000" w14:paraId="00000081">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w:t>
            </w:r>
          </w:p>
          <w:p w:rsidR="00000000" w:rsidDel="00000000" w:rsidP="00000000" w:rsidRDefault="00000000" w:rsidRPr="00000000" w14:paraId="00000082">
            <w:pPr>
              <w:rPr>
                <w:rFonts w:ascii="Consolas" w:cs="Consolas" w:eastAsia="Consolas" w:hAnsi="Consolas"/>
                <w:sz w:val="22"/>
                <w:szCs w:val="22"/>
                <w:highlight w:val="white"/>
              </w:rPr>
            </w:pPr>
            <w:r w:rsidDel="00000000" w:rsidR="00000000" w:rsidRPr="00000000">
              <w:rPr>
                <w:rtl w:val="0"/>
              </w:rPr>
            </w:r>
          </w:p>
          <w:p w:rsidR="00000000" w:rsidDel="00000000" w:rsidP="00000000" w:rsidRDefault="00000000" w:rsidRPr="00000000" w14:paraId="00000083">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int main()</w:t>
            </w:r>
          </w:p>
          <w:p w:rsidR="00000000" w:rsidDel="00000000" w:rsidP="00000000" w:rsidRDefault="00000000" w:rsidRPr="00000000" w14:paraId="00000084">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 xml:space="preserve">{</w:t>
            </w:r>
          </w:p>
          <w:p w:rsidR="00000000" w:rsidDel="00000000" w:rsidP="00000000" w:rsidRDefault="00000000" w:rsidRPr="00000000" w14:paraId="00000085">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int size=5;</w:t>
            </w:r>
          </w:p>
          <w:p w:rsidR="00000000" w:rsidDel="00000000" w:rsidP="00000000" w:rsidRDefault="00000000" w:rsidRPr="00000000" w14:paraId="00000086">
            <w:pPr>
              <w:rPr>
                <w:rFonts w:ascii="Consolas" w:cs="Consolas" w:eastAsia="Consolas" w:hAnsi="Consolas"/>
                <w:sz w:val="22"/>
                <w:szCs w:val="22"/>
                <w:highlight w:val="white"/>
              </w:rPr>
            </w:pPr>
            <w:r w:rsidDel="00000000" w:rsidR="00000000" w:rsidRPr="00000000">
              <w:rPr>
                <w:rFonts w:ascii="Consolas" w:cs="Consolas" w:eastAsia="Consolas" w:hAnsi="Consolas"/>
                <w:sz w:val="22"/>
                <w:szCs w:val="22"/>
                <w:highlight w:val="white"/>
                <w:rtl w:val="0"/>
              </w:rPr>
              <w:tab/>
              <w:t xml:space="preserve">printSomething(size);</w:t>
            </w:r>
          </w:p>
          <w:p w:rsidR="00000000" w:rsidDel="00000000" w:rsidP="00000000" w:rsidRDefault="00000000" w:rsidRPr="00000000" w14:paraId="00000087">
            <w:pPr>
              <w:rPr>
                <w:rFonts w:ascii="Consolas" w:cs="Consolas" w:eastAsia="Consolas" w:hAnsi="Consolas"/>
                <w:sz w:val="22"/>
                <w:szCs w:val="22"/>
              </w:rPr>
            </w:pPr>
            <w:r w:rsidDel="00000000" w:rsidR="00000000" w:rsidRPr="00000000">
              <w:rPr>
                <w:rFonts w:ascii="Consolas" w:cs="Consolas" w:eastAsia="Consolas" w:hAnsi="Consolas"/>
                <w:sz w:val="22"/>
                <w:szCs w:val="22"/>
                <w:highlight w:val="white"/>
                <w:rtl w:val="0"/>
              </w:rPr>
              <w:t xml:space="preserve">}</w:t>
            </w:r>
            <w:r w:rsidDel="00000000" w:rsidR="00000000" w:rsidRPr="00000000">
              <w:rPr>
                <w:rtl w:val="0"/>
              </w:rPr>
            </w:r>
          </w:p>
        </w:tc>
      </w:tr>
    </w:tbl>
    <w:p w:rsidR="00000000" w:rsidDel="00000000" w:rsidP="00000000" w:rsidRDefault="00000000" w:rsidRPr="00000000" w14:paraId="00000088">
      <w:pPr>
        <w:rPr>
          <w:rFonts w:ascii="Consolas" w:cs="Consolas" w:eastAsia="Consolas" w:hAnsi="Consolas"/>
          <w:color w:val="ff0000"/>
          <w:sz w:val="28"/>
          <w:szCs w:val="28"/>
        </w:rPr>
      </w:pPr>
      <w:r w:rsidDel="00000000" w:rsidR="00000000" w:rsidRPr="00000000">
        <w:rPr>
          <w:rFonts w:ascii="Consolas" w:cs="Consolas" w:eastAsia="Consolas" w:hAnsi="Consolas"/>
          <w:color w:val="ff0000"/>
          <w:sz w:val="28"/>
          <w:szCs w:val="28"/>
          <w:rtl w:val="0"/>
        </w:rPr>
        <w:t xml:space="preserve">HAAHA</w:t>
      </w:r>
    </w:p>
    <w:p w:rsidR="00000000" w:rsidDel="00000000" w:rsidP="00000000" w:rsidRDefault="00000000" w:rsidRPr="00000000" w14:paraId="00000089">
      <w:pPr>
        <w:rPr>
          <w:rFonts w:ascii="Consolas" w:cs="Consolas" w:eastAsia="Consolas" w:hAnsi="Consolas"/>
          <w:color w:val="ff0000"/>
          <w:sz w:val="28"/>
          <w:szCs w:val="28"/>
        </w:rPr>
      </w:pPr>
      <w:r w:rsidDel="00000000" w:rsidR="00000000" w:rsidRPr="00000000">
        <w:rPr>
          <w:rFonts w:ascii="Consolas" w:cs="Consolas" w:eastAsia="Consolas" w:hAnsi="Consolas"/>
          <w:color w:val="ff0000"/>
          <w:sz w:val="28"/>
          <w:szCs w:val="28"/>
          <w:rtl w:val="0"/>
        </w:rPr>
        <w:t xml:space="preserve">OHAAH</w:t>
      </w:r>
    </w:p>
    <w:p w:rsidR="00000000" w:rsidDel="00000000" w:rsidP="00000000" w:rsidRDefault="00000000" w:rsidRPr="00000000" w14:paraId="0000008A">
      <w:pPr>
        <w:rPr>
          <w:rFonts w:ascii="Consolas" w:cs="Consolas" w:eastAsia="Consolas" w:hAnsi="Consolas"/>
          <w:color w:val="ff0000"/>
          <w:sz w:val="28"/>
          <w:szCs w:val="28"/>
        </w:rPr>
      </w:pPr>
      <w:r w:rsidDel="00000000" w:rsidR="00000000" w:rsidRPr="00000000">
        <w:rPr>
          <w:rFonts w:ascii="Consolas" w:cs="Consolas" w:eastAsia="Consolas" w:hAnsi="Consolas"/>
          <w:color w:val="ff0000"/>
          <w:sz w:val="28"/>
          <w:szCs w:val="28"/>
          <w:rtl w:val="0"/>
        </w:rPr>
        <w:t xml:space="preserve">OOHAA</w:t>
      </w:r>
    </w:p>
    <w:p w:rsidR="00000000" w:rsidDel="00000000" w:rsidP="00000000" w:rsidRDefault="00000000" w:rsidRPr="00000000" w14:paraId="0000008B">
      <w:pPr>
        <w:rPr>
          <w:rFonts w:ascii="Consolas" w:cs="Consolas" w:eastAsia="Consolas" w:hAnsi="Consolas"/>
          <w:color w:val="ff0000"/>
          <w:sz w:val="28"/>
          <w:szCs w:val="28"/>
        </w:rPr>
      </w:pPr>
      <w:r w:rsidDel="00000000" w:rsidR="00000000" w:rsidRPr="00000000">
        <w:rPr>
          <w:rFonts w:ascii="Consolas" w:cs="Consolas" w:eastAsia="Consolas" w:hAnsi="Consolas"/>
          <w:color w:val="ff0000"/>
          <w:sz w:val="28"/>
          <w:szCs w:val="28"/>
          <w:rtl w:val="0"/>
        </w:rPr>
        <w:t xml:space="preserve">OOOHA</w:t>
      </w:r>
    </w:p>
    <w:p w:rsidR="00000000" w:rsidDel="00000000" w:rsidP="00000000" w:rsidRDefault="00000000" w:rsidRPr="00000000" w14:paraId="0000008C">
      <w:pPr>
        <w:rPr>
          <w:rFonts w:ascii="Consolas" w:cs="Consolas" w:eastAsia="Consolas" w:hAnsi="Consolas"/>
          <w:color w:val="ff0000"/>
          <w:sz w:val="28"/>
          <w:szCs w:val="28"/>
        </w:rPr>
      </w:pPr>
      <w:r w:rsidDel="00000000" w:rsidR="00000000" w:rsidRPr="00000000">
        <w:rPr>
          <w:rFonts w:ascii="Consolas" w:cs="Consolas" w:eastAsia="Consolas" w:hAnsi="Consolas"/>
          <w:color w:val="ff0000"/>
          <w:sz w:val="28"/>
          <w:szCs w:val="28"/>
          <w:rtl w:val="0"/>
        </w:rPr>
        <w:t xml:space="preserve">OOOOA</w:t>
      </w:r>
    </w:p>
    <w:p w:rsidR="00000000" w:rsidDel="00000000" w:rsidP="00000000" w:rsidRDefault="00000000" w:rsidRPr="00000000" w14:paraId="0000008D">
      <w:pPr>
        <w:rPr>
          <w:rFonts w:ascii="Consolas" w:cs="Consolas" w:eastAsia="Consolas" w:hAnsi="Consolas"/>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rPr>
          <w:rFonts w:ascii="Calibri" w:cs="Calibri" w:eastAsia="Calibri" w:hAnsi="Calibri"/>
          <w:b w:val="1"/>
        </w:rPr>
      </w:pPr>
      <w:r w:rsidDel="00000000" w:rsidR="00000000" w:rsidRPr="00000000">
        <w:rPr>
          <w:rFonts w:ascii="Calibri" w:cs="Calibri" w:eastAsia="Calibri" w:hAnsi="Calibri"/>
          <w:b w:val="1"/>
          <w:rtl w:val="0"/>
        </w:rPr>
        <w:t xml:space="preserve">QUESTION 4</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the C++ function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FillWithMean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that takes two arrays,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a positive number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parameters. The functionthen fillseach index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the array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mean/average of</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N*2+1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values in the neighbourhood of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the array </w:t>
      </w: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will take the mean of the i</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numbers to its left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numbers to its right.  You also need to take care of the boundaries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shown in the examples below.</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EXAMPLE 1 with N=1</w:t>
      </w:r>
    </w:p>
    <w:tbl>
      <w:tblPr>
        <w:tblStyle w:val="Table3"/>
        <w:tblW w:w="1065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8"/>
        <w:gridCol w:w="1446"/>
        <w:gridCol w:w="1710"/>
        <w:gridCol w:w="1710"/>
        <w:gridCol w:w="1710"/>
        <w:gridCol w:w="1710"/>
        <w:gridCol w:w="1446"/>
        <w:tblGridChange w:id="0">
          <w:tblGrid>
            <w:gridCol w:w="918"/>
            <w:gridCol w:w="1446"/>
            <w:gridCol w:w="1710"/>
            <w:gridCol w:w="1710"/>
            <w:gridCol w:w="1710"/>
            <w:gridCol w:w="1710"/>
            <w:gridCol w:w="1446"/>
          </w:tblGrid>
        </w:tblGridChange>
      </w:tblGrid>
      <w:tr>
        <w:trPr>
          <w:cantSplit w:val="0"/>
          <w:trHeight w:val="20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93">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index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4">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5">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6">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7">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9">
            <w:pPr>
              <w:jc w:val="cente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5</w:t>
            </w:r>
          </w:p>
        </w:tc>
      </w:tr>
      <w:tr>
        <w:trPr>
          <w:cantSplit w:val="0"/>
          <w:trHeight w:val="213" w:hRule="atLeast"/>
          <w:tblHeader w:val="0"/>
        </w:trPr>
        <w:tc>
          <w:tcPr>
            <w:tcBorders>
              <w:top w:color="000000" w:space="0" w:sz="4" w:val="single"/>
            </w:tcBorders>
            <w:vAlign w:val="center"/>
          </w:tcPr>
          <w:p w:rsidR="00000000" w:rsidDel="00000000" w:rsidP="00000000" w:rsidRDefault="00000000" w:rsidRPr="00000000" w14:paraId="0000009A">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in</w:t>
            </w:r>
          </w:p>
        </w:tc>
        <w:tc>
          <w:tcPr>
            <w:tcBorders>
              <w:top w:color="000000" w:space="0" w:sz="4" w:val="single"/>
            </w:tcBorders>
          </w:tcPr>
          <w:p w:rsidR="00000000" w:rsidDel="00000000" w:rsidP="00000000" w:rsidRDefault="00000000" w:rsidRPr="00000000" w14:paraId="0000009B">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w:t>
            </w:r>
          </w:p>
        </w:tc>
        <w:tc>
          <w:tcPr>
            <w:tcBorders>
              <w:top w:color="000000" w:space="0" w:sz="4" w:val="single"/>
            </w:tcBorders>
          </w:tcPr>
          <w:p w:rsidR="00000000" w:rsidDel="00000000" w:rsidP="00000000" w:rsidRDefault="00000000" w:rsidRPr="00000000" w14:paraId="0000009C">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w:t>
            </w:r>
          </w:p>
        </w:tc>
        <w:tc>
          <w:tcPr>
            <w:tcBorders>
              <w:top w:color="000000" w:space="0" w:sz="4" w:val="single"/>
            </w:tcBorders>
          </w:tcPr>
          <w:p w:rsidR="00000000" w:rsidDel="00000000" w:rsidP="00000000" w:rsidRDefault="00000000" w:rsidRPr="00000000" w14:paraId="0000009D">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w:t>
            </w:r>
          </w:p>
        </w:tc>
        <w:tc>
          <w:tcPr>
            <w:tcBorders>
              <w:top w:color="000000" w:space="0" w:sz="4" w:val="single"/>
            </w:tcBorders>
          </w:tcPr>
          <w:p w:rsidR="00000000" w:rsidDel="00000000" w:rsidP="00000000" w:rsidRDefault="00000000" w:rsidRPr="00000000" w14:paraId="0000009E">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6</w:t>
            </w:r>
          </w:p>
        </w:tc>
        <w:tc>
          <w:tcPr>
            <w:tcBorders>
              <w:top w:color="000000" w:space="0" w:sz="4" w:val="single"/>
            </w:tcBorders>
          </w:tcPr>
          <w:p w:rsidR="00000000" w:rsidDel="00000000" w:rsidP="00000000" w:rsidRDefault="00000000" w:rsidRPr="00000000" w14:paraId="0000009F">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w:t>
            </w:r>
          </w:p>
        </w:tc>
        <w:tc>
          <w:tcPr>
            <w:tcBorders>
              <w:top w:color="000000" w:space="0" w:sz="4" w:val="single"/>
            </w:tcBorders>
          </w:tcPr>
          <w:p w:rsidR="00000000" w:rsidDel="00000000" w:rsidP="00000000" w:rsidRDefault="00000000" w:rsidRPr="00000000" w14:paraId="000000A0">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w:t>
            </w:r>
          </w:p>
        </w:tc>
      </w:tr>
      <w:tr>
        <w:trPr>
          <w:cantSplit w:val="0"/>
          <w:trHeight w:val="400" w:hRule="atLeast"/>
          <w:tblHeader w:val="0"/>
        </w:trPr>
        <w:tc>
          <w:tcPr>
            <w:vAlign w:val="center"/>
          </w:tcPr>
          <w:p w:rsidR="00000000" w:rsidDel="00000000" w:rsidP="00000000" w:rsidRDefault="00000000" w:rsidRPr="00000000" w14:paraId="000000A1">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out</w:t>
            </w:r>
          </w:p>
        </w:tc>
        <w:tc>
          <w:tcPr/>
          <w:p w:rsidR="00000000" w:rsidDel="00000000" w:rsidP="00000000" w:rsidRDefault="00000000" w:rsidRPr="00000000" w14:paraId="000000A2">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mean(4,5)</w:t>
            </w:r>
          </w:p>
          <w:p w:rsidR="00000000" w:rsidDel="00000000" w:rsidP="00000000" w:rsidRDefault="00000000" w:rsidRPr="00000000" w14:paraId="000000A3">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=9/2</w:t>
            </w:r>
          </w:p>
        </w:tc>
        <w:tc>
          <w:tcPr/>
          <w:p w:rsidR="00000000" w:rsidDel="00000000" w:rsidP="00000000" w:rsidRDefault="00000000" w:rsidRPr="00000000" w14:paraId="000000A4">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mean(4,5,3)</w:t>
            </w:r>
          </w:p>
          <w:p w:rsidR="00000000" w:rsidDel="00000000" w:rsidP="00000000" w:rsidRDefault="00000000" w:rsidRPr="00000000" w14:paraId="000000A5">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w:t>
            </w:r>
          </w:p>
        </w:tc>
        <w:tc>
          <w:tcPr/>
          <w:p w:rsidR="00000000" w:rsidDel="00000000" w:rsidP="00000000" w:rsidRDefault="00000000" w:rsidRPr="00000000" w14:paraId="000000A6">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mean(5,3,6)</w:t>
            </w:r>
          </w:p>
          <w:p w:rsidR="00000000" w:rsidDel="00000000" w:rsidP="00000000" w:rsidRDefault="00000000" w:rsidRPr="00000000" w14:paraId="000000A7">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=14/3</w:t>
            </w:r>
          </w:p>
        </w:tc>
        <w:tc>
          <w:tcPr/>
          <w:p w:rsidR="00000000" w:rsidDel="00000000" w:rsidP="00000000" w:rsidRDefault="00000000" w:rsidRPr="00000000" w14:paraId="000000A8">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mean(3,6,1)</w:t>
            </w:r>
          </w:p>
          <w:p w:rsidR="00000000" w:rsidDel="00000000" w:rsidP="00000000" w:rsidRDefault="00000000" w:rsidRPr="00000000" w14:paraId="000000A9">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=10/3</w:t>
            </w:r>
          </w:p>
        </w:tc>
        <w:tc>
          <w:tcPr/>
          <w:p w:rsidR="00000000" w:rsidDel="00000000" w:rsidP="00000000" w:rsidRDefault="00000000" w:rsidRPr="00000000" w14:paraId="000000AA">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mean(6,1,3)</w:t>
            </w:r>
          </w:p>
          <w:p w:rsidR="00000000" w:rsidDel="00000000" w:rsidP="00000000" w:rsidRDefault="00000000" w:rsidRPr="00000000" w14:paraId="000000AB">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=10/3</w:t>
            </w:r>
          </w:p>
        </w:tc>
        <w:tc>
          <w:tcPr/>
          <w:p w:rsidR="00000000" w:rsidDel="00000000" w:rsidP="00000000" w:rsidRDefault="00000000" w:rsidRPr="00000000" w14:paraId="000000AC">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mean(1,3)</w:t>
            </w:r>
          </w:p>
          <w:p w:rsidR="00000000" w:rsidDel="00000000" w:rsidP="00000000" w:rsidRDefault="00000000" w:rsidRPr="00000000" w14:paraId="000000AD">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w:t>
            </w:r>
          </w:p>
        </w:tc>
      </w:tr>
    </w:tbl>
    <w:p w:rsidR="00000000" w:rsidDel="00000000" w:rsidP="00000000" w:rsidRDefault="00000000" w:rsidRPr="00000000" w14:paraId="000000AE">
      <w:pPr>
        <w:jc w:val="center"/>
        <w:rPr>
          <w:sz w:val="22"/>
          <w:szCs w:val="22"/>
        </w:rPr>
      </w:pPr>
      <w:r w:rsidDel="00000000" w:rsidR="00000000" w:rsidRPr="00000000">
        <w:rPr>
          <w:rtl w:val="0"/>
        </w:rPr>
      </w:r>
    </w:p>
    <w:p w:rsidR="00000000" w:rsidDel="00000000" w:rsidP="00000000" w:rsidRDefault="00000000" w:rsidRPr="00000000" w14:paraId="000000A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EXAMPLE 2 with N=2</w:t>
      </w:r>
    </w:p>
    <w:tbl>
      <w:tblPr>
        <w:tblStyle w:val="Table4"/>
        <w:tblW w:w="10633.999999999998"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32"/>
        <w:gridCol w:w="1418"/>
        <w:gridCol w:w="1634"/>
        <w:gridCol w:w="1849"/>
        <w:gridCol w:w="1849"/>
        <w:gridCol w:w="1634"/>
        <w:gridCol w:w="1418"/>
        <w:tblGridChange w:id="0">
          <w:tblGrid>
            <w:gridCol w:w="832"/>
            <w:gridCol w:w="1418"/>
            <w:gridCol w:w="1634"/>
            <w:gridCol w:w="1849"/>
            <w:gridCol w:w="1849"/>
            <w:gridCol w:w="1634"/>
            <w:gridCol w:w="1418"/>
          </w:tblGrid>
        </w:tblGridChange>
      </w:tblGrid>
      <w:tr>
        <w:trPr>
          <w:cantSplit w:val="0"/>
          <w:trHeight w:val="21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B0">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index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1">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2">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3">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4">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5">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6">
            <w:pPr>
              <w:jc w:val="center"/>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5</w:t>
            </w:r>
          </w:p>
        </w:tc>
      </w:tr>
      <w:tr>
        <w:trPr>
          <w:cantSplit w:val="0"/>
          <w:trHeight w:val="232" w:hRule="atLeast"/>
          <w:tblHeader w:val="0"/>
        </w:trPr>
        <w:tc>
          <w:tcPr>
            <w:tcBorders>
              <w:top w:color="000000" w:space="0" w:sz="4" w:val="single"/>
            </w:tcBorders>
            <w:vAlign w:val="center"/>
          </w:tcPr>
          <w:p w:rsidR="00000000" w:rsidDel="00000000" w:rsidP="00000000" w:rsidRDefault="00000000" w:rsidRPr="00000000" w14:paraId="000000B7">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in</w:t>
            </w:r>
          </w:p>
        </w:tc>
        <w:tc>
          <w:tcPr>
            <w:tcBorders>
              <w:top w:color="000000" w:space="0" w:sz="4" w:val="single"/>
            </w:tcBorders>
          </w:tcPr>
          <w:p w:rsidR="00000000" w:rsidDel="00000000" w:rsidP="00000000" w:rsidRDefault="00000000" w:rsidRPr="00000000" w14:paraId="000000B8">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tc>
        <w:tc>
          <w:tcPr>
            <w:tcBorders>
              <w:top w:color="000000" w:space="0" w:sz="4" w:val="single"/>
            </w:tcBorders>
          </w:tcPr>
          <w:p w:rsidR="00000000" w:rsidDel="00000000" w:rsidP="00000000" w:rsidRDefault="00000000" w:rsidRPr="00000000" w14:paraId="000000B9">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tc>
        <w:tc>
          <w:tcPr>
            <w:tcBorders>
              <w:top w:color="000000" w:space="0" w:sz="4" w:val="single"/>
            </w:tcBorders>
          </w:tcPr>
          <w:p w:rsidR="00000000" w:rsidDel="00000000" w:rsidP="00000000" w:rsidRDefault="00000000" w:rsidRPr="00000000" w14:paraId="000000BA">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tc>
        <w:tc>
          <w:tcPr>
            <w:tcBorders>
              <w:top w:color="000000" w:space="0" w:sz="4" w:val="single"/>
            </w:tcBorders>
          </w:tcPr>
          <w:p w:rsidR="00000000" w:rsidDel="00000000" w:rsidP="00000000" w:rsidRDefault="00000000" w:rsidRPr="00000000" w14:paraId="000000BB">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tc>
        <w:tc>
          <w:tcPr>
            <w:tcBorders>
              <w:top w:color="000000" w:space="0" w:sz="4" w:val="single"/>
            </w:tcBorders>
          </w:tcPr>
          <w:p w:rsidR="00000000" w:rsidDel="00000000" w:rsidP="00000000" w:rsidRDefault="00000000" w:rsidRPr="00000000" w14:paraId="000000BC">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tcBorders>
              <w:top w:color="000000" w:space="0" w:sz="4" w:val="single"/>
            </w:tcBorders>
          </w:tcPr>
          <w:p w:rsidR="00000000" w:rsidDel="00000000" w:rsidP="00000000" w:rsidRDefault="00000000" w:rsidRPr="00000000" w14:paraId="000000BD">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tc>
      </w:tr>
      <w:tr>
        <w:trPr>
          <w:cantSplit w:val="0"/>
          <w:trHeight w:val="391" w:hRule="atLeast"/>
          <w:tblHeader w:val="0"/>
        </w:trPr>
        <w:tc>
          <w:tcPr>
            <w:vAlign w:val="center"/>
          </w:tcPr>
          <w:p w:rsidR="00000000" w:rsidDel="00000000" w:rsidP="00000000" w:rsidRDefault="00000000" w:rsidRPr="00000000" w14:paraId="000000BE">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out</w:t>
            </w:r>
          </w:p>
        </w:tc>
        <w:tc>
          <w:tcPr/>
          <w:p w:rsidR="00000000" w:rsidDel="00000000" w:rsidP="00000000" w:rsidRDefault="00000000" w:rsidRPr="00000000" w14:paraId="000000BF">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mean(4,5,3)</w:t>
            </w:r>
          </w:p>
          <w:p w:rsidR="00000000" w:rsidDel="00000000" w:rsidP="00000000" w:rsidRDefault="00000000" w:rsidRPr="00000000" w14:paraId="000000C0">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tc>
        <w:tc>
          <w:tcPr/>
          <w:p w:rsidR="00000000" w:rsidDel="00000000" w:rsidP="00000000" w:rsidRDefault="00000000" w:rsidRPr="00000000" w14:paraId="000000C1">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mean(4,5,3,6)</w:t>
            </w:r>
          </w:p>
          <w:p w:rsidR="00000000" w:rsidDel="00000000" w:rsidP="00000000" w:rsidRDefault="00000000" w:rsidRPr="00000000" w14:paraId="000000C2">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=18/4</w:t>
            </w:r>
          </w:p>
        </w:tc>
        <w:tc>
          <w:tcPr/>
          <w:p w:rsidR="00000000" w:rsidDel="00000000" w:rsidP="00000000" w:rsidRDefault="00000000" w:rsidRPr="00000000" w14:paraId="000000C3">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mean(4,5,3,6,1)</w:t>
            </w:r>
          </w:p>
          <w:p w:rsidR="00000000" w:rsidDel="00000000" w:rsidP="00000000" w:rsidRDefault="00000000" w:rsidRPr="00000000" w14:paraId="000000C4">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=19/5</w:t>
            </w:r>
          </w:p>
        </w:tc>
        <w:tc>
          <w:tcPr/>
          <w:p w:rsidR="00000000" w:rsidDel="00000000" w:rsidP="00000000" w:rsidRDefault="00000000" w:rsidRPr="00000000" w14:paraId="000000C5">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mean(5,3,6,1,3)</w:t>
            </w:r>
          </w:p>
          <w:p w:rsidR="00000000" w:rsidDel="00000000" w:rsidP="00000000" w:rsidRDefault="00000000" w:rsidRPr="00000000" w14:paraId="000000C6">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=18/5</w:t>
            </w:r>
          </w:p>
        </w:tc>
        <w:tc>
          <w:tcPr/>
          <w:p w:rsidR="00000000" w:rsidDel="00000000" w:rsidP="00000000" w:rsidRDefault="00000000" w:rsidRPr="00000000" w14:paraId="000000C7">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mean(3,6,1,3)</w:t>
            </w:r>
          </w:p>
          <w:p w:rsidR="00000000" w:rsidDel="00000000" w:rsidP="00000000" w:rsidRDefault="00000000" w:rsidRPr="00000000" w14:paraId="000000C8">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=13/4</w:t>
            </w:r>
          </w:p>
        </w:tc>
        <w:tc>
          <w:tcPr/>
          <w:p w:rsidR="00000000" w:rsidDel="00000000" w:rsidP="00000000" w:rsidRDefault="00000000" w:rsidRPr="00000000" w14:paraId="000000C9">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mean(6,1,3)</w:t>
            </w:r>
          </w:p>
          <w:p w:rsidR="00000000" w:rsidDel="00000000" w:rsidP="00000000" w:rsidRDefault="00000000" w:rsidRPr="00000000" w14:paraId="000000CA">
            <w:pPr>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=10/3</w:t>
            </w:r>
          </w:p>
        </w:tc>
      </w:tr>
    </w:tbl>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Solution:</w:t>
      </w:r>
    </w:p>
    <w:p w:rsidR="00000000" w:rsidDel="00000000" w:rsidP="00000000" w:rsidRDefault="00000000" w:rsidRPr="00000000" w14:paraId="000000CD">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void FillWithMean (float in[], float out[], int N, int length)</w:t>
      </w:r>
    </w:p>
    <w:p w:rsidR="00000000" w:rsidDel="00000000" w:rsidP="00000000" w:rsidRDefault="00000000" w:rsidRPr="00000000" w14:paraId="000000CE">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CF">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(int i = 0; i &lt; length; i++)</w:t>
      </w:r>
    </w:p>
    <w:p w:rsidR="00000000" w:rsidDel="00000000" w:rsidP="00000000" w:rsidRDefault="00000000" w:rsidRPr="00000000" w14:paraId="000000D0">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D1">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float sum = 0, num = 0, mean = 0;</w:t>
      </w:r>
    </w:p>
    <w:p w:rsidR="00000000" w:rsidDel="00000000" w:rsidP="00000000" w:rsidRDefault="00000000" w:rsidRPr="00000000" w14:paraId="000000D2">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for (int j = i; j &lt;= (i + N) &amp;&amp; j &lt; length; j++)</w:t>
      </w:r>
    </w:p>
    <w:p w:rsidR="00000000" w:rsidDel="00000000" w:rsidP="00000000" w:rsidRDefault="00000000" w:rsidRPr="00000000" w14:paraId="000000D3">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w:t>
      </w:r>
    </w:p>
    <w:p w:rsidR="00000000" w:rsidDel="00000000" w:rsidP="00000000" w:rsidRDefault="00000000" w:rsidRPr="00000000" w14:paraId="000000D4">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sum += in[j];</w:t>
      </w:r>
    </w:p>
    <w:p w:rsidR="00000000" w:rsidDel="00000000" w:rsidP="00000000" w:rsidRDefault="00000000" w:rsidRPr="00000000" w14:paraId="000000D5">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num++;</w:t>
      </w:r>
    </w:p>
    <w:p w:rsidR="00000000" w:rsidDel="00000000" w:rsidP="00000000" w:rsidRDefault="00000000" w:rsidRPr="00000000" w14:paraId="000000D6">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w:t>
      </w:r>
    </w:p>
    <w:p w:rsidR="00000000" w:rsidDel="00000000" w:rsidP="00000000" w:rsidRDefault="00000000" w:rsidRPr="00000000" w14:paraId="000000D7">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for (int j = (i - 1); j &gt;= (i - N) &amp;&amp; j &gt;= 0; j--)</w:t>
      </w:r>
    </w:p>
    <w:p w:rsidR="00000000" w:rsidDel="00000000" w:rsidP="00000000" w:rsidRDefault="00000000" w:rsidRPr="00000000" w14:paraId="000000D8">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w:t>
      </w:r>
    </w:p>
    <w:p w:rsidR="00000000" w:rsidDel="00000000" w:rsidP="00000000" w:rsidRDefault="00000000" w:rsidRPr="00000000" w14:paraId="000000D9">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sum += in[j];</w:t>
      </w:r>
    </w:p>
    <w:p w:rsidR="00000000" w:rsidDel="00000000" w:rsidP="00000000" w:rsidRDefault="00000000" w:rsidRPr="00000000" w14:paraId="000000DA">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num++;</w:t>
      </w:r>
    </w:p>
    <w:p w:rsidR="00000000" w:rsidDel="00000000" w:rsidP="00000000" w:rsidRDefault="00000000" w:rsidRPr="00000000" w14:paraId="000000DB">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w:t>
      </w:r>
    </w:p>
    <w:p w:rsidR="00000000" w:rsidDel="00000000" w:rsidP="00000000" w:rsidRDefault="00000000" w:rsidRPr="00000000" w14:paraId="000000DC">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mean = sum / num;</w:t>
      </w:r>
    </w:p>
    <w:p w:rsidR="00000000" w:rsidDel="00000000" w:rsidP="00000000" w:rsidRDefault="00000000" w:rsidRPr="00000000" w14:paraId="000000DD">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out[i] = mean;</w:t>
      </w:r>
    </w:p>
    <w:p w:rsidR="00000000" w:rsidDel="00000000" w:rsidP="00000000" w:rsidRDefault="00000000" w:rsidRPr="00000000" w14:paraId="000000DE">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DF">
      <w:pPr>
        <w:rPr>
          <w:rFonts w:ascii="Calibri" w:cs="Calibri" w:eastAsia="Calibri" w:hAnsi="Calibri"/>
        </w:rPr>
      </w:pPr>
      <w:r w:rsidDel="00000000" w:rsidR="00000000" w:rsidRPr="00000000">
        <w:rPr>
          <w:rFonts w:ascii="Consolas" w:cs="Consolas" w:eastAsia="Consolas" w:hAnsi="Consolas"/>
          <w:color w:val="ff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E0">
      <w:pPr>
        <w:rPr>
          <w:rFonts w:ascii="Calibri" w:cs="Calibri" w:eastAsia="Calibri" w:hAnsi="Calibri"/>
          <w:b w:val="1"/>
        </w:rPr>
      </w:pPr>
      <w:r w:rsidDel="00000000" w:rsidR="00000000" w:rsidRPr="00000000">
        <w:rPr>
          <w:rFonts w:ascii="Calibri" w:cs="Calibri" w:eastAsia="Calibri" w:hAnsi="Calibri"/>
          <w:b w:val="1"/>
          <w:rtl w:val="0"/>
        </w:rPr>
        <w:t xml:space="preserve">QUESTION 5</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string is a palindrome if it remains unchanged when reversed.  For example “abba” and “bazab” are palindromes.Implement a C++ function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isSpacedPalindrome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which determines whether or not a string is a palindrome when we ignore all spaces. For example,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"race car"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"a b c d dcba"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 spaced palindromes.</w:t>
      </w:r>
    </w:p>
    <w:p w:rsidR="00000000" w:rsidDel="00000000" w:rsidP="00000000" w:rsidRDefault="00000000" w:rsidRPr="00000000" w14:paraId="000000E2">
      <w:pPr>
        <w:rPr>
          <w:rFonts w:ascii="Calibri" w:cs="Calibri" w:eastAsia="Calibri" w:hAnsi="Calibri"/>
          <w:b w:val="1"/>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rPr>
      </w:pPr>
      <w:r w:rsidDel="00000000" w:rsidR="00000000" w:rsidRPr="00000000">
        <w:rPr>
          <w:rtl w:val="0"/>
        </w:rPr>
      </w:r>
    </w:p>
    <w:p w:rsidR="00000000" w:rsidDel="00000000" w:rsidP="00000000" w:rsidRDefault="00000000" w:rsidRPr="00000000" w14:paraId="000000E5">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bool isSpacedPalindrome(char str[], int size)</w:t>
      </w:r>
    </w:p>
    <w:p w:rsidR="00000000" w:rsidDel="00000000" w:rsidP="00000000" w:rsidRDefault="00000000" w:rsidRPr="00000000" w14:paraId="000000E6">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E7">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char temp[100], temp2[100];</w:t>
      </w:r>
    </w:p>
    <w:p w:rsidR="00000000" w:rsidDel="00000000" w:rsidP="00000000" w:rsidRDefault="00000000" w:rsidRPr="00000000" w14:paraId="000000E8">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int j = 0, k = size - 1;</w:t>
      </w:r>
    </w:p>
    <w:p w:rsidR="00000000" w:rsidDel="00000000" w:rsidP="00000000" w:rsidRDefault="00000000" w:rsidRPr="00000000" w14:paraId="000000E9">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(int i = 0; i &lt; size; i++)</w:t>
      </w:r>
    </w:p>
    <w:p w:rsidR="00000000" w:rsidDel="00000000" w:rsidP="00000000" w:rsidRDefault="00000000" w:rsidRPr="00000000" w14:paraId="000000EA">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EB">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if (str[i] != ' ')</w:t>
      </w:r>
    </w:p>
    <w:p w:rsidR="00000000" w:rsidDel="00000000" w:rsidP="00000000" w:rsidRDefault="00000000" w:rsidRPr="00000000" w14:paraId="000000EC">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temp[j++] = str[i];</w:t>
      </w:r>
    </w:p>
    <w:p w:rsidR="00000000" w:rsidDel="00000000" w:rsidP="00000000" w:rsidRDefault="00000000" w:rsidRPr="00000000" w14:paraId="000000ED">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EE">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temp[j] = '\0';</w:t>
      </w:r>
    </w:p>
    <w:p w:rsidR="00000000" w:rsidDel="00000000" w:rsidP="00000000" w:rsidRDefault="00000000" w:rsidRPr="00000000" w14:paraId="000000EF">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int n=0;</w:t>
      </w:r>
    </w:p>
    <w:p w:rsidR="00000000" w:rsidDel="00000000" w:rsidP="00000000" w:rsidRDefault="00000000" w:rsidRPr="00000000" w14:paraId="000000F0">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while (temp[n++] != '\0');</w:t>
      </w:r>
    </w:p>
    <w:p w:rsidR="00000000" w:rsidDel="00000000" w:rsidP="00000000" w:rsidRDefault="00000000" w:rsidRPr="00000000" w14:paraId="000000F1">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(int i = 0, k = (n - 2); i &lt; (n-1); i++)</w:t>
      </w:r>
    </w:p>
    <w:p w:rsidR="00000000" w:rsidDel="00000000" w:rsidP="00000000" w:rsidRDefault="00000000" w:rsidRPr="00000000" w14:paraId="000000F2">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temp2[k--] = temp[i];</w:t>
      </w:r>
    </w:p>
    <w:p w:rsidR="00000000" w:rsidDel="00000000" w:rsidP="00000000" w:rsidRDefault="00000000" w:rsidRPr="00000000" w14:paraId="000000F3">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temp2[n] = '\0';</w:t>
      </w:r>
    </w:p>
    <w:p w:rsidR="00000000" w:rsidDel="00000000" w:rsidP="00000000" w:rsidRDefault="00000000" w:rsidRPr="00000000" w14:paraId="000000F4">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for (int x = 0; x &lt; (n - 1); x++)</w:t>
      </w:r>
    </w:p>
    <w:p w:rsidR="00000000" w:rsidDel="00000000" w:rsidP="00000000" w:rsidRDefault="00000000" w:rsidRPr="00000000" w14:paraId="000000F5">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F6">
      <w:pPr>
        <w:rPr>
          <w:rFonts w:ascii="Consolas" w:cs="Consolas" w:eastAsia="Consolas" w:hAnsi="Consolas"/>
          <w:color w:val="ff0000"/>
        </w:rPr>
      </w:pPr>
      <w:r w:rsidDel="00000000" w:rsidR="00000000" w:rsidRPr="00000000">
        <w:rPr>
          <w:rFonts w:ascii="Consolas" w:cs="Consolas" w:eastAsia="Consolas" w:hAnsi="Consolas"/>
          <w:color w:val="ff0000"/>
          <w:rtl w:val="0"/>
        </w:rPr>
        <w:tab/>
        <w:tab/>
        <w:t xml:space="preserve">if (temp[x] != temp2[x])</w:t>
      </w:r>
    </w:p>
    <w:p w:rsidR="00000000" w:rsidDel="00000000" w:rsidP="00000000" w:rsidRDefault="00000000" w:rsidRPr="00000000" w14:paraId="000000F7">
      <w:pPr>
        <w:rPr>
          <w:rFonts w:ascii="Consolas" w:cs="Consolas" w:eastAsia="Consolas" w:hAnsi="Consolas"/>
          <w:color w:val="ff0000"/>
        </w:rPr>
      </w:pPr>
      <w:r w:rsidDel="00000000" w:rsidR="00000000" w:rsidRPr="00000000">
        <w:rPr>
          <w:rFonts w:ascii="Consolas" w:cs="Consolas" w:eastAsia="Consolas" w:hAnsi="Consolas"/>
          <w:color w:val="ff0000"/>
          <w:rtl w:val="0"/>
        </w:rPr>
        <w:tab/>
        <w:tab/>
        <w:tab/>
        <w:t xml:space="preserve">return false;</w:t>
      </w:r>
    </w:p>
    <w:p w:rsidR="00000000" w:rsidDel="00000000" w:rsidP="00000000" w:rsidRDefault="00000000" w:rsidRPr="00000000" w14:paraId="000000F8">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w:t>
      </w:r>
    </w:p>
    <w:p w:rsidR="00000000" w:rsidDel="00000000" w:rsidP="00000000" w:rsidRDefault="00000000" w:rsidRPr="00000000" w14:paraId="000000F9">
      <w:pPr>
        <w:rPr>
          <w:rFonts w:ascii="Consolas" w:cs="Consolas" w:eastAsia="Consolas" w:hAnsi="Consolas"/>
          <w:color w:val="ff0000"/>
        </w:rPr>
      </w:pPr>
      <w:r w:rsidDel="00000000" w:rsidR="00000000" w:rsidRPr="00000000">
        <w:rPr>
          <w:rFonts w:ascii="Consolas" w:cs="Consolas" w:eastAsia="Consolas" w:hAnsi="Consolas"/>
          <w:color w:val="ff0000"/>
          <w:rtl w:val="0"/>
        </w:rPr>
        <w:tab/>
        <w:t xml:space="preserve">return true;</w:t>
      </w:r>
    </w:p>
    <w:p w:rsidR="00000000" w:rsidDel="00000000" w:rsidP="00000000" w:rsidRDefault="00000000" w:rsidRPr="00000000" w14:paraId="000000FA">
      <w:pPr>
        <w:rPr>
          <w:rFonts w:ascii="Consolas" w:cs="Consolas" w:eastAsia="Consolas" w:hAnsi="Consolas"/>
          <w:color w:val="ff0000"/>
        </w:rPr>
      </w:pP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FB">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FC">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FD">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FE">
      <w:pPr>
        <w:rPr>
          <w:rFonts w:ascii="Calibri" w:cs="Calibri" w:eastAsia="Calibri" w:hAnsi="Calibri"/>
          <w:b w:val="1"/>
        </w:rPr>
      </w:pPr>
      <w:r w:rsidDel="00000000" w:rsidR="00000000" w:rsidRPr="00000000">
        <w:rPr>
          <w:rtl w:val="0"/>
        </w:rPr>
      </w:r>
    </w:p>
    <w:p w:rsidR="00000000" w:rsidDel="00000000" w:rsidP="00000000" w:rsidRDefault="00000000" w:rsidRPr="00000000" w14:paraId="000000FF">
      <w:pPr>
        <w:rPr>
          <w:rFonts w:ascii="Calibri" w:cs="Calibri" w:eastAsia="Calibri" w:hAnsi="Calibri"/>
          <w:b w:val="1"/>
        </w:rPr>
      </w:pPr>
      <w:r w:rsidDel="00000000" w:rsidR="00000000" w:rsidRPr="00000000">
        <w:rPr>
          <w:rtl w:val="0"/>
        </w:rPr>
      </w:r>
    </w:p>
    <w:p w:rsidR="00000000" w:rsidDel="00000000" w:rsidP="00000000" w:rsidRDefault="00000000" w:rsidRPr="00000000" w14:paraId="00000100">
      <w:pPr>
        <w:rPr>
          <w:rFonts w:ascii="Calibri" w:cs="Calibri" w:eastAsia="Calibri" w:hAnsi="Calibri"/>
          <w:b w:val="1"/>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rPr>
      </w:pPr>
      <w:r w:rsidDel="00000000" w:rsidR="00000000" w:rsidRPr="00000000">
        <w:rPr>
          <w:rtl w:val="0"/>
        </w:rPr>
      </w:r>
    </w:p>
    <w:p w:rsidR="00000000" w:rsidDel="00000000" w:rsidP="00000000" w:rsidRDefault="00000000" w:rsidRPr="00000000" w14:paraId="00000102">
      <w:pPr>
        <w:rPr>
          <w:rFonts w:ascii="Calibri" w:cs="Calibri" w:eastAsia="Calibri" w:hAnsi="Calibri"/>
          <w:b w:val="1"/>
        </w:rPr>
      </w:pPr>
      <w:r w:rsidDel="00000000" w:rsidR="00000000" w:rsidRPr="00000000">
        <w:rPr>
          <w:rtl w:val="0"/>
        </w:rPr>
      </w:r>
    </w:p>
    <w:p w:rsidR="00000000" w:rsidDel="00000000" w:rsidP="00000000" w:rsidRDefault="00000000" w:rsidRPr="00000000" w14:paraId="00000103">
      <w:pPr>
        <w:rPr>
          <w:rFonts w:ascii="Calibri" w:cs="Calibri" w:eastAsia="Calibri" w:hAnsi="Calibri"/>
          <w:b w:val="1"/>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rPr>
      </w:pPr>
      <w:r w:rsidDel="00000000" w:rsidR="00000000" w:rsidRPr="00000000">
        <w:rPr>
          <w:rtl w:val="0"/>
        </w:rPr>
      </w:r>
    </w:p>
    <w:p w:rsidR="00000000" w:rsidDel="00000000" w:rsidP="00000000" w:rsidRDefault="00000000" w:rsidRPr="00000000" w14:paraId="00000105">
      <w:pPr>
        <w:rPr>
          <w:rFonts w:ascii="Calibri" w:cs="Calibri" w:eastAsia="Calibri" w:hAnsi="Calibri"/>
          <w:b w:val="1"/>
        </w:rPr>
      </w:pPr>
      <w:r w:rsidDel="00000000" w:rsidR="00000000" w:rsidRPr="00000000">
        <w:rPr>
          <w:rtl w:val="0"/>
        </w:rPr>
      </w:r>
    </w:p>
    <w:p w:rsidR="00000000" w:rsidDel="00000000" w:rsidP="00000000" w:rsidRDefault="00000000" w:rsidRPr="00000000" w14:paraId="00000106">
      <w:pPr>
        <w:rPr>
          <w:rFonts w:ascii="Calibri" w:cs="Calibri" w:eastAsia="Calibri" w:hAnsi="Calibri"/>
          <w:b w:val="1"/>
        </w:rPr>
      </w:pPr>
      <w:r w:rsidDel="00000000" w:rsidR="00000000" w:rsidRPr="00000000">
        <w:rPr>
          <w:rtl w:val="0"/>
        </w:rPr>
      </w:r>
    </w:p>
    <w:p w:rsidR="00000000" w:rsidDel="00000000" w:rsidP="00000000" w:rsidRDefault="00000000" w:rsidRPr="00000000" w14:paraId="00000107">
      <w:pPr>
        <w:rPr>
          <w:rFonts w:ascii="Calibri" w:cs="Calibri" w:eastAsia="Calibri" w:hAnsi="Calibri"/>
          <w:b w:val="1"/>
        </w:rPr>
      </w:pPr>
      <w:r w:rsidDel="00000000" w:rsidR="00000000" w:rsidRPr="00000000">
        <w:rPr>
          <w:rtl w:val="0"/>
        </w:rPr>
      </w:r>
    </w:p>
    <w:p w:rsidR="00000000" w:rsidDel="00000000" w:rsidP="00000000" w:rsidRDefault="00000000" w:rsidRPr="00000000" w14:paraId="00000108">
      <w:pPr>
        <w:rPr>
          <w:rFonts w:ascii="Calibri" w:cs="Calibri" w:eastAsia="Calibri" w:hAnsi="Calibri"/>
          <w:b w:val="1"/>
        </w:rPr>
      </w:pPr>
      <w:r w:rsidDel="00000000" w:rsidR="00000000" w:rsidRPr="00000000">
        <w:rPr>
          <w:rtl w:val="0"/>
        </w:rPr>
      </w:r>
    </w:p>
    <w:p w:rsidR="00000000" w:rsidDel="00000000" w:rsidP="00000000" w:rsidRDefault="00000000" w:rsidRPr="00000000" w14:paraId="00000109">
      <w:pPr>
        <w:rPr>
          <w:rFonts w:ascii="Calibri" w:cs="Calibri" w:eastAsia="Calibri" w:hAnsi="Calibri"/>
          <w:b w:val="1"/>
        </w:rPr>
      </w:pPr>
      <w:r w:rsidDel="00000000" w:rsidR="00000000" w:rsidRPr="00000000">
        <w:rPr>
          <w:rtl w:val="0"/>
        </w:rPr>
      </w:r>
    </w:p>
    <w:p w:rsidR="00000000" w:rsidDel="00000000" w:rsidP="00000000" w:rsidRDefault="00000000" w:rsidRPr="00000000" w14:paraId="0000010A">
      <w:pPr>
        <w:rPr>
          <w:rFonts w:ascii="Calibri" w:cs="Calibri" w:eastAsia="Calibri" w:hAnsi="Calibri"/>
          <w:b w:val="1"/>
        </w:rPr>
      </w:pPr>
      <w:r w:rsidDel="00000000" w:rsidR="00000000" w:rsidRPr="00000000">
        <w:rPr>
          <w:rtl w:val="0"/>
        </w:rPr>
      </w:r>
    </w:p>
    <w:p w:rsidR="00000000" w:rsidDel="00000000" w:rsidP="00000000" w:rsidRDefault="00000000" w:rsidRPr="00000000" w14:paraId="0000010B">
      <w:pPr>
        <w:rPr>
          <w:rFonts w:ascii="Calibri" w:cs="Calibri" w:eastAsia="Calibri" w:hAnsi="Calibri"/>
          <w:b w:val="1"/>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rPr>
      </w:pPr>
      <w:r w:rsidDel="00000000" w:rsidR="00000000" w:rsidRPr="00000000">
        <w:rPr>
          <w:rtl w:val="0"/>
        </w:rPr>
      </w:r>
    </w:p>
    <w:p w:rsidR="00000000" w:rsidDel="00000000" w:rsidP="00000000" w:rsidRDefault="00000000" w:rsidRPr="00000000" w14:paraId="0000010D">
      <w:pPr>
        <w:rPr>
          <w:rFonts w:ascii="Calibri" w:cs="Calibri" w:eastAsia="Calibri" w:hAnsi="Calibri"/>
          <w:b w:val="1"/>
        </w:rPr>
      </w:pPr>
      <w:r w:rsidDel="00000000" w:rsidR="00000000" w:rsidRPr="00000000">
        <w:rPr>
          <w:rFonts w:ascii="Calibri" w:cs="Calibri" w:eastAsia="Calibri" w:hAnsi="Calibri"/>
          <w:b w:val="1"/>
          <w:rtl w:val="0"/>
        </w:rPr>
        <w:t xml:space="preserve">QUESTION 6</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Write a C++ function </w:t>
      </w:r>
      <w:r w:rsidDel="00000000" w:rsidR="00000000" w:rsidRPr="00000000">
        <w:rPr>
          <w:rFonts w:ascii="Consolas" w:cs="Consolas" w:eastAsia="Consolas" w:hAnsi="Consolas"/>
          <w:b w:val="1"/>
          <w:sz w:val="22"/>
          <w:szCs w:val="22"/>
          <w:rtl w:val="0"/>
        </w:rPr>
        <w:t xml:space="preserve">findString</w:t>
      </w:r>
      <w:r w:rsidDel="00000000" w:rsidR="00000000" w:rsidRPr="00000000">
        <w:rPr>
          <w:rFonts w:ascii="Calibri" w:cs="Calibri" w:eastAsia="Calibri" w:hAnsi="Calibri"/>
          <w:rtl w:val="0"/>
        </w:rPr>
        <w:t xml:space="preserve"> which finds a given </w:t>
      </w:r>
      <w:sdt>
        <w:sdtPr>
          <w:tag w:val="goog_rdk_0"/>
        </w:sdtPr>
        <w:sdtContent>
          <w:ins w:author="usman wasif" w:id="0" w:date="2022-12-03T19:04:30Z">
            <w:r w:rsidDel="00000000" w:rsidR="00000000" w:rsidRPr="00000000">
              <w:rPr>
                <w:rFonts w:ascii="Calibri" w:cs="Calibri" w:eastAsia="Calibri" w:hAnsi="Calibri"/>
                <w:rtl w:val="0"/>
              </w:rPr>
              <w:t xml:space="preserve">string str</w:t>
            </w:r>
          </w:ins>
        </w:sdtContent>
      </w:sdt>
      <w:sdt>
        <w:sdtPr>
          <w:tag w:val="goog_rdk_1"/>
        </w:sdtPr>
        <w:sdtContent>
          <w:del w:author="usman wasif" w:id="0" w:date="2022-12-03T19:04:30Z">
            <w:r w:rsidDel="00000000" w:rsidR="00000000" w:rsidRPr="00000000">
              <w:rPr>
                <w:rFonts w:ascii="Calibri" w:cs="Calibri" w:eastAsia="Calibri" w:hAnsi="Calibri"/>
                <w:rtl w:val="0"/>
              </w:rPr>
              <w:delText xml:space="preserve">string</w:delText>
            </w:r>
            <w:r w:rsidDel="00000000" w:rsidR="00000000" w:rsidRPr="00000000">
              <w:rPr>
                <w:rFonts w:ascii="Consolas" w:cs="Consolas" w:eastAsia="Consolas" w:hAnsi="Consolas"/>
                <w:b w:val="1"/>
                <w:sz w:val="22"/>
                <w:szCs w:val="22"/>
                <w:rtl w:val="0"/>
              </w:rPr>
              <w:delText xml:space="preserve">str</w:delText>
            </w:r>
          </w:del>
        </w:sdtContent>
      </w:sdt>
      <w:r w:rsidDel="00000000" w:rsidR="00000000" w:rsidRPr="00000000">
        <w:rPr>
          <w:rFonts w:ascii="Calibri" w:cs="Calibri" w:eastAsia="Calibri" w:hAnsi="Calibri"/>
          <w:rtl w:val="0"/>
        </w:rPr>
        <w:t xml:space="preserve"> in a given 2-dimensional array of upper-cased characters with wrap-around. The function should </w:t>
      </w:r>
      <w:sdt>
        <w:sdtPr>
          <w:tag w:val="goog_rdk_2"/>
        </w:sdtPr>
        <w:sdtContent>
          <w:ins w:author="usman wasif" w:id="1" w:date="2022-12-03T19:04:35Z">
            <w:r w:rsidDel="00000000" w:rsidR="00000000" w:rsidRPr="00000000">
              <w:rPr>
                <w:rFonts w:ascii="Calibri" w:cs="Calibri" w:eastAsia="Calibri" w:hAnsi="Calibri"/>
                <w:rtl w:val="0"/>
              </w:rPr>
              <w:t xml:space="preserve">return as</w:t>
            </w:r>
          </w:ins>
        </w:sdtContent>
      </w:sdt>
      <w:sdt>
        <w:sdtPr>
          <w:tag w:val="goog_rdk_3"/>
        </w:sdtPr>
        <w:sdtContent>
          <w:del w:author="usman wasif" w:id="1" w:date="2022-12-03T19:04:35Z">
            <w:r w:rsidDel="00000000" w:rsidR="00000000" w:rsidRPr="00000000">
              <w:rPr>
                <w:rFonts w:ascii="Calibri" w:cs="Calibri" w:eastAsia="Calibri" w:hAnsi="Calibri"/>
                <w:rtl w:val="0"/>
              </w:rPr>
              <w:delText xml:space="preserve">returnas</w:delText>
            </w:r>
          </w:del>
        </w:sdtContent>
      </w:sdt>
      <w:r w:rsidDel="00000000" w:rsidR="00000000" w:rsidRPr="00000000">
        <w:rPr>
          <w:rFonts w:ascii="Calibri" w:cs="Calibri" w:eastAsia="Calibri" w:hAnsi="Calibri"/>
          <w:rtl w:val="0"/>
        </w:rPr>
        <w:t xml:space="preserve"> parameters the starting row and column of the first occurrence of the string to be searched if it is present, and should return false otherwise.It should take the following parameters as input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two-dimensional array of characters. The number of columns is fixed at 20.</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of rows in the array.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null terminated string </w:t>
      </w:r>
      <w:sdt>
        <w:sdtPr>
          <w:tag w:val="goog_rdk_4"/>
        </w:sdtPr>
        <w:sdtContent>
          <w:ins w:author="usman wasif" w:id="2" w:date="2022-12-03T19:04:26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 that</w:t>
            </w:r>
          </w:ins>
        </w:sdtContent>
      </w:sdt>
      <w:sdt>
        <w:sdtPr>
          <w:tag w:val="goog_rdk_5"/>
        </w:sdtPr>
        <w:sdtContent>
          <w:del w:author="usman wasif" w:id="2" w:date="2022-12-03T19:04:26Z">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delText xml:space="preserve">str</w:delTex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delText xml:space="preserve">that</w:delText>
            </w:r>
          </w:del>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needs to be searched. </w:t>
      </w:r>
      <w:r w:rsidDel="00000000" w:rsidR="00000000" w:rsidRPr="00000000">
        <w:rPr>
          <w:rFonts w:ascii="Consolas" w:cs="Consolas" w:eastAsia="Consolas" w:hAnsi="Consolas"/>
          <w:b w:val="1"/>
          <w:i w:val="0"/>
          <w:smallCaps w:val="0"/>
          <w:strike w:val="0"/>
          <w:color w:val="000000"/>
          <w:sz w:val="22"/>
          <w:szCs w:val="22"/>
          <w:u w:val="none"/>
          <w:shd w:fill="auto" w:val="clear"/>
          <w:vertAlign w:val="baseline"/>
          <w:rtl w:val="0"/>
        </w:rPr>
        <w:t xml:space="preserve">str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be one or more characters long.  </w:t>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You must </w:t>
      </w:r>
      <w:sdt>
        <w:sdtPr>
          <w:tag w:val="goog_rdk_6"/>
        </w:sdtPr>
        <w:sdtContent>
          <w:ins w:author="usman wasif" w:id="3" w:date="2022-12-03T19:04:20Z">
            <w:r w:rsidDel="00000000" w:rsidR="00000000" w:rsidRPr="00000000">
              <w:rPr>
                <w:rFonts w:ascii="Calibri" w:cs="Calibri" w:eastAsia="Calibri" w:hAnsi="Calibri"/>
                <w:rtl w:val="0"/>
              </w:rPr>
              <w:t xml:space="preserve">implement at</w:t>
            </w:r>
          </w:ins>
        </w:sdtContent>
      </w:sdt>
      <w:sdt>
        <w:sdtPr>
          <w:tag w:val="goog_rdk_7"/>
        </w:sdtPr>
        <w:sdtContent>
          <w:del w:author="usman wasif" w:id="3" w:date="2022-12-03T19:04:20Z">
            <w:r w:rsidDel="00000000" w:rsidR="00000000" w:rsidRPr="00000000">
              <w:rPr>
                <w:rFonts w:ascii="Calibri" w:cs="Calibri" w:eastAsia="Calibri" w:hAnsi="Calibri"/>
                <w:rtl w:val="0"/>
              </w:rPr>
              <w:delText xml:space="preserve">implement</w:delText>
            </w:r>
            <w:r w:rsidDel="00000000" w:rsidR="00000000" w:rsidRPr="00000000">
              <w:rPr>
                <w:rFonts w:ascii="Calibri" w:cs="Calibri" w:eastAsia="Calibri" w:hAnsi="Calibri"/>
                <w:b w:val="1"/>
                <w:rtl w:val="0"/>
              </w:rPr>
              <w:delText xml:space="preserve">at</w:delText>
            </w:r>
          </w:del>
        </w:sdtContent>
      </w:sdt>
      <w:r w:rsidDel="00000000" w:rsidR="00000000" w:rsidRPr="00000000">
        <w:rPr>
          <w:rFonts w:ascii="Calibri" w:cs="Calibri" w:eastAsia="Calibri" w:hAnsi="Calibri"/>
          <w:b w:val="1"/>
          <w:rtl w:val="0"/>
        </w:rPr>
        <w:t xml:space="preserve"> least two</w:t>
      </w:r>
      <w:r w:rsidDel="00000000" w:rsidR="00000000" w:rsidRPr="00000000">
        <w:rPr>
          <w:rFonts w:ascii="Calibri" w:cs="Calibri" w:eastAsia="Calibri" w:hAnsi="Calibri"/>
          <w:rtl w:val="0"/>
        </w:rPr>
        <w:t xml:space="preserve"> other functions that the</w:t>
      </w:r>
      <w:r w:rsidDel="00000000" w:rsidR="00000000" w:rsidRPr="00000000">
        <w:rPr>
          <w:rFonts w:ascii="Consolas" w:cs="Consolas" w:eastAsia="Consolas" w:hAnsi="Consolas"/>
          <w:b w:val="1"/>
          <w:sz w:val="22"/>
          <w:szCs w:val="22"/>
          <w:rtl w:val="0"/>
        </w:rPr>
        <w:t xml:space="preserve">findString</w:t>
      </w:r>
      <w:r w:rsidDel="00000000" w:rsidR="00000000" w:rsidRPr="00000000">
        <w:rPr>
          <w:rFonts w:ascii="Calibri" w:cs="Calibri" w:eastAsia="Calibri" w:hAnsi="Calibri"/>
          <w:rtl w:val="0"/>
        </w:rPr>
        <w:t xml:space="preserve">function calls to complete the task. Example outputs where </w:t>
      </w:r>
      <w:r w:rsidDel="00000000" w:rsidR="00000000" w:rsidRPr="00000000">
        <w:rPr>
          <w:rFonts w:ascii="Consolas" w:cs="Consolas" w:eastAsia="Consolas" w:hAnsi="Consolas"/>
          <w:b w:val="1"/>
          <w:sz w:val="22"/>
          <w:szCs w:val="22"/>
          <w:rtl w:val="0"/>
        </w:rPr>
        <w:t xml:space="preserve">str= "CAT"</w:t>
      </w:r>
      <w:r w:rsidDel="00000000" w:rsidR="00000000" w:rsidRPr="00000000">
        <w:rPr>
          <w:rFonts w:ascii="Calibri" w:cs="Calibri" w:eastAsia="Calibri" w:hAnsi="Calibri"/>
          <w:rtl w:val="0"/>
        </w:rPr>
        <w:t xml:space="preserve"> are given below.In wrap around, if we reach the end of the row, we continue from the start of the SAME row.</w:t>
      </w:r>
    </w:p>
    <w:p w:rsidR="00000000" w:rsidDel="00000000" w:rsidP="00000000" w:rsidRDefault="00000000" w:rsidRPr="00000000" w14:paraId="00000114">
      <w:pPr>
        <w:rPr>
          <w:rFonts w:ascii="Calibri" w:cs="Calibri" w:eastAsia="Calibri" w:hAnsi="Calibri"/>
        </w:rPr>
      </w:pPr>
      <w:r w:rsidDel="00000000" w:rsidR="00000000" w:rsidRPr="00000000">
        <w:rPr>
          <w:rtl w:val="0"/>
        </w:rPr>
      </w:r>
    </w:p>
    <w:tbl>
      <w:tblPr>
        <w:tblStyle w:val="Table5"/>
        <w:tblW w:w="1101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54"/>
        <w:gridCol w:w="2754"/>
        <w:gridCol w:w="2754"/>
        <w:gridCol w:w="2754"/>
        <w:tblGridChange w:id="0">
          <w:tblGrid>
            <w:gridCol w:w="2754"/>
            <w:gridCol w:w="2754"/>
            <w:gridCol w:w="2754"/>
            <w:gridCol w:w="2754"/>
          </w:tblGrid>
        </w:tblGridChange>
      </w:tblGrid>
      <w:tr>
        <w:trPr>
          <w:cantSplit w:val="0"/>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6"/>
              <w:tblW w:w="253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
              <w:gridCol w:w="318"/>
              <w:gridCol w:w="317"/>
              <w:gridCol w:w="317"/>
              <w:gridCol w:w="317"/>
              <w:gridCol w:w="317"/>
              <w:gridCol w:w="317"/>
              <w:gridCol w:w="317"/>
              <w:tblGridChange w:id="0">
                <w:tblGrid>
                  <w:gridCol w:w="318"/>
                  <w:gridCol w:w="318"/>
                  <w:gridCol w:w="317"/>
                  <w:gridCol w:w="317"/>
                  <w:gridCol w:w="317"/>
                  <w:gridCol w:w="317"/>
                  <w:gridCol w:w="317"/>
                  <w:gridCol w:w="317"/>
                </w:tblGrid>
              </w:tblGridChange>
            </w:tblGrid>
            <w:tr>
              <w:trPr>
                <w:cantSplit w:val="0"/>
                <w:trHeight w:val="137" w:hRule="atLeast"/>
                <w:tblHeader w:val="0"/>
              </w:trPr>
              <w:tc>
                <w:tcPr>
                  <w:gridSpan w:val="8"/>
                  <w:tcBorders>
                    <w:top w:color="000000" w:space="0" w:sz="0" w:val="nil"/>
                    <w:left w:color="000000" w:space="0" w:sz="0" w:val="nil"/>
                    <w:bottom w:color="a5a5a5" w:space="0" w:sz="4" w:val="single"/>
                    <w:right w:color="000000" w:space="0" w:sz="0" w:val="nil"/>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Output = </w:t>
                  </w: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2 1</w:t>
                  </w:r>
                  <w:r w:rsidDel="00000000" w:rsidR="00000000" w:rsidRPr="00000000">
                    <w:rPr>
                      <w:rtl w:val="0"/>
                    </w:rPr>
                  </w:r>
                </w:p>
              </w:tc>
            </w:tr>
            <w:tr>
              <w:trPr>
                <w:cantSplit w:val="0"/>
                <w:trHeight w:val="137" w:hRule="atLeast"/>
                <w:tblHeader w:val="0"/>
              </w:trPr>
              <w:tc>
                <w:tcPr>
                  <w:tcBorders>
                    <w:top w:color="a5a5a5" w:space="0" w:sz="4" w:val="single"/>
                    <w:left w:color="a5a5a5" w:space="0" w:sz="4" w:val="single"/>
                    <w:bottom w:color="a5a5a5" w:space="0" w:sz="4" w:val="single"/>
                    <w:right w:color="a5a5a5"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1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U</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B</w:t>
                  </w:r>
                </w:p>
              </w:tc>
            </w:tr>
            <w:tr>
              <w:trPr>
                <w:cantSplit w:val="0"/>
                <w:trHeight w:val="137" w:hRule="atLeast"/>
                <w:tblHeader w:val="0"/>
              </w:trPr>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L</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L</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w:t>
                  </w:r>
                </w:p>
              </w:tc>
            </w:tr>
            <w:tr>
              <w:trPr>
                <w:cantSplit w:val="0"/>
                <w:trHeight w:val="129" w:hRule="atLeast"/>
                <w:tblHeader w:val="0"/>
              </w:trPr>
              <w:tc>
                <w:tcPr>
                  <w:tcBorders>
                    <w:top w:color="a5a5a5" w:space="0" w:sz="4" w:val="single"/>
                    <w:left w:color="a5a5a5" w:space="0" w:sz="4" w:val="single"/>
                    <w:bottom w:color="a5a5a5" w:space="0" w:sz="4" w:val="single"/>
                    <w:right w:color="a5a5a5"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w:t>
                  </w:r>
                </w:p>
              </w:tc>
              <w:tc>
                <w:tcPr>
                  <w:tcBorders>
                    <w:top w:color="a5a5a5" w:space="0" w:sz="4" w:val="single"/>
                    <w:left w:color="a5a5a5" w:space="0" w:sz="4" w:val="single"/>
                    <w:bottom w:color="a5a5a5" w:space="0" w:sz="4" w:val="single"/>
                    <w:right w:color="a5a5a5" w:space="0" w:sz="4" w:val="single"/>
                  </w:tcBorders>
                  <w:shd w:fill="bfbfbf" w:val="clear"/>
                  <w:vAlign w:val="center"/>
                </w:tcPr>
                <w:p w:rsidR="00000000" w:rsidDel="00000000" w:rsidP="00000000" w:rsidRDefault="00000000" w:rsidRPr="00000000" w14:paraId="0000012F">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bfbfbf" w:val="clear"/>
                  <w:vAlign w:val="center"/>
                </w:tcPr>
                <w:p w:rsidR="00000000" w:rsidDel="00000000" w:rsidP="00000000" w:rsidRDefault="00000000" w:rsidRPr="00000000" w14:paraId="00000130">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bfbfbf" w:val="clear"/>
                  <w:vAlign w:val="center"/>
                </w:tcPr>
                <w:p w:rsidR="00000000" w:rsidDel="00000000" w:rsidP="00000000" w:rsidRDefault="00000000" w:rsidRPr="00000000" w14:paraId="00000131">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T</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3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W</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w:t>
                  </w:r>
                </w:p>
              </w:tc>
            </w:tr>
            <w:tr>
              <w:trPr>
                <w:cantSplit w:val="0"/>
                <w:trHeight w:val="129" w:hRule="atLeast"/>
                <w:tblHeader w:val="0"/>
              </w:trPr>
              <w:tc>
                <w:tcPr>
                  <w:gridSpan w:val="8"/>
                  <w:tcBorders>
                    <w:top w:color="a5a5a5"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Forward</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253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
              <w:gridCol w:w="318"/>
              <w:gridCol w:w="317"/>
              <w:gridCol w:w="317"/>
              <w:gridCol w:w="317"/>
              <w:gridCol w:w="317"/>
              <w:gridCol w:w="317"/>
              <w:gridCol w:w="317"/>
              <w:tblGridChange w:id="0">
                <w:tblGrid>
                  <w:gridCol w:w="318"/>
                  <w:gridCol w:w="318"/>
                  <w:gridCol w:w="317"/>
                  <w:gridCol w:w="317"/>
                  <w:gridCol w:w="317"/>
                  <w:gridCol w:w="317"/>
                  <w:gridCol w:w="317"/>
                  <w:gridCol w:w="317"/>
                </w:tblGrid>
              </w:tblGridChange>
            </w:tblGrid>
            <w:tr>
              <w:trPr>
                <w:cantSplit w:val="0"/>
                <w:trHeight w:val="137" w:hRule="atLeast"/>
                <w:tblHeader w:val="0"/>
              </w:trPr>
              <w:tc>
                <w:tcPr>
                  <w:gridSpan w:val="8"/>
                  <w:tcBorders>
                    <w:top w:color="000000" w:space="0" w:sz="0" w:val="nil"/>
                    <w:left w:color="000000" w:space="0" w:sz="0" w:val="nil"/>
                    <w:bottom w:color="a5a5a5" w:space="0" w:sz="4" w:val="single"/>
                    <w:right w:color="000000" w:space="0" w:sz="0" w:val="nil"/>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Output = </w:t>
                  </w: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1 6</w:t>
                  </w:r>
                  <w:r w:rsidDel="00000000" w:rsidR="00000000" w:rsidRPr="00000000">
                    <w:rPr>
                      <w:rtl w:val="0"/>
                    </w:rPr>
                  </w:r>
                </w:p>
              </w:tc>
            </w:tr>
            <w:tr>
              <w:trPr>
                <w:cantSplit w:val="0"/>
                <w:trHeight w:val="137" w:hRule="atLeast"/>
                <w:tblHeader w:val="0"/>
              </w:trPr>
              <w:tc>
                <w:tcPr>
                  <w:tcBorders>
                    <w:top w:color="a5a5a5" w:space="0" w:sz="4" w:val="single"/>
                    <w:left w:color="a5a5a5" w:space="0" w:sz="4" w:val="single"/>
                    <w:bottom w:color="a5a5a5" w:space="0" w:sz="4" w:val="single"/>
                    <w:right w:color="a5a5a5"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U</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B</w:t>
                  </w:r>
                </w:p>
              </w:tc>
            </w:tr>
            <w:tr>
              <w:trPr>
                <w:cantSplit w:val="0"/>
                <w:trHeight w:val="137" w:hRule="atLeast"/>
                <w:tblHeader w:val="0"/>
              </w:trPr>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T</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L</w:t>
                  </w:r>
                </w:p>
              </w:tc>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A</w:t>
                  </w:r>
                </w:p>
              </w:tc>
            </w:tr>
            <w:tr>
              <w:trPr>
                <w:cantSplit w:val="0"/>
                <w:trHeight w:val="129" w:hRule="atLeast"/>
                <w:tblHeader w:val="0"/>
              </w:trPr>
              <w:tc>
                <w:tcPr>
                  <w:tcBorders>
                    <w:top w:color="a5a5a5" w:space="0" w:sz="4" w:val="single"/>
                    <w:left w:color="a5a5a5" w:space="0" w:sz="4" w:val="single"/>
                    <w:bottom w:color="a5a5a5" w:space="0" w:sz="4" w:val="single"/>
                    <w:right w:color="a5a5a5"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W</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w:t>
                  </w:r>
                </w:p>
              </w:tc>
            </w:tr>
            <w:tr>
              <w:trPr>
                <w:cantSplit w:val="0"/>
                <w:trHeight w:val="129" w:hRule="atLeast"/>
                <w:tblHeader w:val="0"/>
              </w:trPr>
              <w:tc>
                <w:tcPr>
                  <w:gridSpan w:val="8"/>
                  <w:tcBorders>
                    <w:top w:color="a5a5a5"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Forward wrap around</w:t>
                  </w:r>
                  <w:r w:rsidDel="00000000" w:rsidR="00000000" w:rsidRPr="00000000">
                    <w:rPr>
                      <w:rtl w:val="0"/>
                    </w:rPr>
                  </w:r>
                </w:p>
              </w:tc>
            </w:tr>
          </w:tbl>
          <w:p w:rsidR="00000000" w:rsidDel="00000000" w:rsidP="00000000" w:rsidRDefault="00000000" w:rsidRPr="00000000" w14:paraId="00000168">
            <w:pPr>
              <w:rPr>
                <w:rFonts w:ascii="Consolas" w:cs="Consolas" w:eastAsia="Consolas" w:hAnsi="Consolas"/>
                <w:sz w:val="20"/>
                <w:szCs w:val="20"/>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tl w:val="0"/>
              </w:rPr>
            </w:r>
          </w:p>
          <w:tbl>
            <w:tblPr>
              <w:tblStyle w:val="Table8"/>
              <w:tblW w:w="253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
              <w:gridCol w:w="318"/>
              <w:gridCol w:w="317"/>
              <w:gridCol w:w="317"/>
              <w:gridCol w:w="317"/>
              <w:gridCol w:w="317"/>
              <w:gridCol w:w="317"/>
              <w:gridCol w:w="317"/>
              <w:tblGridChange w:id="0">
                <w:tblGrid>
                  <w:gridCol w:w="318"/>
                  <w:gridCol w:w="318"/>
                  <w:gridCol w:w="317"/>
                  <w:gridCol w:w="317"/>
                  <w:gridCol w:w="317"/>
                  <w:gridCol w:w="317"/>
                  <w:gridCol w:w="317"/>
                  <w:gridCol w:w="317"/>
                </w:tblGrid>
              </w:tblGridChange>
            </w:tblGrid>
            <w:tr>
              <w:trPr>
                <w:cantSplit w:val="0"/>
                <w:trHeight w:val="138" w:hRule="atLeast"/>
                <w:tblHeader w:val="0"/>
              </w:trPr>
              <w:tc>
                <w:tcPr>
                  <w:gridSpan w:val="8"/>
                  <w:tcBorders>
                    <w:top w:color="000000" w:space="0" w:sz="0" w:val="nil"/>
                    <w:left w:color="000000" w:space="0" w:sz="0" w:val="nil"/>
                    <w:bottom w:color="a5a5a5" w:space="0" w:sz="4" w:val="single"/>
                    <w:right w:color="000000" w:space="0" w:sz="0" w:val="nil"/>
                  </w:tcBorders>
                  <w:shd w:fill="ffffff" w:val="clear"/>
                  <w:vAlign w:val="center"/>
                </w:tcPr>
                <w:p w:rsidR="00000000" w:rsidDel="00000000" w:rsidP="00000000" w:rsidRDefault="00000000" w:rsidRPr="00000000" w14:paraId="0000016A">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Output = </w:t>
                  </w:r>
                  <w:r w:rsidDel="00000000" w:rsidR="00000000" w:rsidRPr="00000000">
                    <w:rPr>
                      <w:rFonts w:ascii="Consolas" w:cs="Consolas" w:eastAsia="Consolas" w:hAnsi="Consolas"/>
                      <w:b w:val="1"/>
                      <w:sz w:val="20"/>
                      <w:szCs w:val="20"/>
                      <w:rtl w:val="0"/>
                    </w:rPr>
                    <w:t xml:space="preserve">2 3</w:t>
                  </w:r>
                  <w:r w:rsidDel="00000000" w:rsidR="00000000" w:rsidRPr="00000000">
                    <w:rPr>
                      <w:rtl w:val="0"/>
                    </w:rPr>
                  </w:r>
                </w:p>
              </w:tc>
            </w:tr>
            <w:tr>
              <w:trPr>
                <w:cantSplit w:val="0"/>
                <w:trHeight w:val="138" w:hRule="atLeast"/>
                <w:tblHeader w:val="0"/>
              </w:trPr>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U</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B</w:t>
                  </w:r>
                </w:p>
              </w:tc>
            </w:tr>
            <w:tr>
              <w:trPr>
                <w:cantSplit w:val="0"/>
                <w:trHeight w:val="138" w:hRule="atLeast"/>
                <w:tblHeader w:val="0"/>
              </w:trPr>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L</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w:t>
                  </w:r>
                </w:p>
              </w:tc>
            </w:tr>
            <w:tr>
              <w:trPr>
                <w:cantSplit w:val="0"/>
                <w:trHeight w:val="130" w:hRule="atLeast"/>
                <w:tblHeader w:val="0"/>
              </w:trPr>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w:t>
                  </w:r>
                </w:p>
              </w:tc>
              <w:tc>
                <w:tcPr>
                  <w:tcBorders>
                    <w:top w:color="a5a5a5" w:space="0" w:sz="4" w:val="single"/>
                    <w:left w:color="a5a5a5" w:space="0" w:sz="4" w:val="single"/>
                    <w:bottom w:color="a5a5a5" w:space="0" w:sz="4" w:val="single"/>
                    <w:right w:color="a5a5a5" w:space="0" w:sz="4" w:val="single"/>
                  </w:tcBorders>
                  <w:shd w:fill="d9d9d9" w:val="clear"/>
                  <w:vAlign w:val="center"/>
                </w:tcPr>
                <w:p w:rsidR="00000000" w:rsidDel="00000000" w:rsidP="00000000" w:rsidRDefault="00000000" w:rsidRPr="00000000" w14:paraId="00000183">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T</w:t>
                  </w:r>
                </w:p>
              </w:tc>
              <w:tc>
                <w:tcPr>
                  <w:tcBorders>
                    <w:top w:color="a5a5a5" w:space="0" w:sz="4" w:val="single"/>
                    <w:left w:color="a5a5a5" w:space="0" w:sz="4" w:val="single"/>
                    <w:bottom w:color="a5a5a5" w:space="0" w:sz="4" w:val="single"/>
                    <w:right w:color="a5a5a5" w:space="0" w:sz="4" w:val="single"/>
                  </w:tcBorders>
                  <w:shd w:fill="d9d9d9" w:val="clear"/>
                  <w:vAlign w:val="center"/>
                </w:tcPr>
                <w:p w:rsidR="00000000" w:rsidDel="00000000" w:rsidP="00000000" w:rsidRDefault="00000000" w:rsidRPr="00000000" w14:paraId="00000184">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d9d9d9" w:val="clear"/>
                  <w:vAlign w:val="center"/>
                </w:tcPr>
                <w:p w:rsidR="00000000" w:rsidDel="00000000" w:rsidP="00000000" w:rsidRDefault="00000000" w:rsidRPr="00000000" w14:paraId="00000185">
                  <w:pPr>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W</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w:t>
                  </w:r>
                </w:p>
              </w:tc>
            </w:tr>
            <w:tr>
              <w:trPr>
                <w:cantSplit w:val="0"/>
                <w:trHeight w:val="130" w:hRule="atLeast"/>
                <w:tblHeader w:val="0"/>
              </w:trPr>
              <w:tc>
                <w:tcPr>
                  <w:gridSpan w:val="8"/>
                  <w:tcBorders>
                    <w:top w:color="a5a5a5"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Backward</w:t>
                  </w:r>
                  <w:r w:rsidDel="00000000" w:rsidR="00000000" w:rsidRPr="00000000">
                    <w:rPr>
                      <w:rtl w:val="0"/>
                    </w:rPr>
                  </w:r>
                </w:p>
              </w:tc>
            </w:tr>
          </w:tbl>
          <w:p w:rsidR="00000000" w:rsidDel="00000000" w:rsidP="00000000" w:rsidRDefault="00000000" w:rsidRPr="00000000" w14:paraId="00000192">
            <w:pPr>
              <w:rPr>
                <w:rFonts w:ascii="Consolas" w:cs="Consolas" w:eastAsia="Consolas" w:hAnsi="Consolas"/>
                <w:sz w:val="20"/>
                <w:szCs w:val="20"/>
              </w:rPr>
            </w:pPr>
            <w:r w:rsidDel="00000000" w:rsidR="00000000" w:rsidRPr="00000000">
              <w:rPr>
                <w:rtl w:val="0"/>
              </w:rPr>
            </w:r>
          </w:p>
        </w:tc>
        <w:tc>
          <w:tcP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tl w:val="0"/>
              </w:rPr>
            </w:r>
          </w:p>
          <w:tbl>
            <w:tblPr>
              <w:tblStyle w:val="Table9"/>
              <w:tblW w:w="253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
              <w:gridCol w:w="318"/>
              <w:gridCol w:w="317"/>
              <w:gridCol w:w="317"/>
              <w:gridCol w:w="317"/>
              <w:gridCol w:w="317"/>
              <w:gridCol w:w="317"/>
              <w:gridCol w:w="317"/>
              <w:tblGridChange w:id="0">
                <w:tblGrid>
                  <w:gridCol w:w="318"/>
                  <w:gridCol w:w="318"/>
                  <w:gridCol w:w="317"/>
                  <w:gridCol w:w="317"/>
                  <w:gridCol w:w="317"/>
                  <w:gridCol w:w="317"/>
                  <w:gridCol w:w="317"/>
                  <w:gridCol w:w="317"/>
                </w:tblGrid>
              </w:tblGridChange>
            </w:tblGrid>
            <w:tr>
              <w:trPr>
                <w:cantSplit w:val="0"/>
                <w:trHeight w:val="117" w:hRule="atLeast"/>
                <w:tblHeader w:val="0"/>
              </w:trPr>
              <w:tc>
                <w:tcPr>
                  <w:gridSpan w:val="8"/>
                  <w:tcBorders>
                    <w:top w:color="000000" w:space="0" w:sz="0" w:val="nil"/>
                    <w:left w:color="000000" w:space="0" w:sz="0" w:val="nil"/>
                    <w:bottom w:color="a5a5a5" w:space="0" w:sz="4" w:val="single"/>
                    <w:right w:color="000000" w:space="0" w:sz="0" w:val="nil"/>
                  </w:tcBorders>
                  <w:shd w:fill="auto" w:val="cle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Output =  </w:t>
                  </w: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0 0</w:t>
                  </w:r>
                </w:p>
              </w:tc>
            </w:tr>
            <w:tr>
              <w:trPr>
                <w:cantSplit w:val="0"/>
                <w:trHeight w:val="117" w:hRule="atLeast"/>
                <w:tblHeader w:val="0"/>
              </w:trPr>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9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9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9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A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U</w:t>
                  </w:r>
                </w:p>
              </w:tc>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T</w:t>
                  </w:r>
                </w:p>
              </w:tc>
              <w:tc>
                <w:tcPr>
                  <w:tcBorders>
                    <w:top w:color="a5a5a5" w:space="0" w:sz="4" w:val="single"/>
                    <w:left w:color="a5a5a5" w:space="0" w:sz="4" w:val="single"/>
                    <w:bottom w:color="a5a5a5" w:space="0" w:sz="4" w:val="single"/>
                    <w:right w:color="a5a5a5" w:space="0" w:sz="4" w:val="single"/>
                  </w:tcBorders>
                  <w:shd w:fill="cccccc"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i w:val="0"/>
                      <w:smallCaps w:val="0"/>
                      <w:strike w:val="0"/>
                      <w:color w:val="000000"/>
                      <w:sz w:val="20"/>
                      <w:szCs w:val="20"/>
                      <w:u w:val="none"/>
                      <w:shd w:fill="auto" w:val="clear"/>
                      <w:vertAlign w:val="baseline"/>
                      <w:rtl w:val="0"/>
                    </w:rPr>
                    <w:t xml:space="preserve">A</w:t>
                  </w:r>
                </w:p>
              </w:tc>
            </w:tr>
            <w:tr>
              <w:trPr>
                <w:cantSplit w:val="0"/>
                <w:trHeight w:val="117" w:hRule="atLeast"/>
                <w:tblHeader w:val="0"/>
              </w:trPr>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M</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C</w:t>
                  </w:r>
                </w:p>
              </w:tc>
              <w:tc>
                <w:tcPr>
                  <w:tcBorders>
                    <w:top w:color="a5a5a5" w:space="0" w:sz="4" w:val="single"/>
                    <w:left w:color="a5a5a5" w:space="0" w:sz="4" w:val="single"/>
                    <w:bottom w:color="a5a5a5" w:space="0" w:sz="4" w:val="single"/>
                    <w:right w:color="a5a5a5" w:space="0" w:sz="4" w:val="single"/>
                  </w:tcBorders>
                  <w:shd w:fill="auto"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w:t>
                  </w:r>
                </w:p>
              </w:tc>
            </w:tr>
            <w:tr>
              <w:trPr>
                <w:cantSplit w:val="0"/>
                <w:trHeight w:val="110" w:hRule="atLeast"/>
                <w:tblHeader w:val="0"/>
              </w:trPr>
              <w:tc>
                <w:tcPr>
                  <w:tcBorders>
                    <w:top w:color="a5a5a5" w:space="0" w:sz="4" w:val="single"/>
                    <w:left w:color="a5a5a5" w:space="0" w:sz="4" w:val="single"/>
                    <w:bottom w:color="a5a5a5" w:space="0" w:sz="4" w:val="single"/>
                    <w:right w:color="a5a5a5"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A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A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A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B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W</w:t>
                  </w:r>
                </w:p>
              </w:tc>
              <w:tc>
                <w:tcPr>
                  <w:tcBorders>
                    <w:top w:color="a5a5a5" w:space="0" w:sz="4" w:val="single"/>
                    <w:left w:color="a5a5a5" w:space="0" w:sz="4" w:val="single"/>
                    <w:bottom w:color="a5a5a5" w:space="0" w:sz="4" w:val="single"/>
                    <w:right w:color="a5a5a5" w:space="0" w:sz="4" w:val="single"/>
                  </w:tcBorders>
                  <w:shd w:fill="ffffff" w:val="cle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w:t>
                  </w:r>
                </w:p>
              </w:tc>
            </w:tr>
            <w:tr>
              <w:trPr>
                <w:cantSplit w:val="0"/>
                <w:trHeight w:val="110" w:hRule="atLeast"/>
                <w:tblHeader w:val="0"/>
              </w:trPr>
              <w:tc>
                <w:tcPr>
                  <w:gridSpan w:val="8"/>
                  <w:tcBorders>
                    <w:top w:color="a5a5a5"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Backward wrap around</w:t>
                  </w:r>
                </w:p>
              </w:tc>
            </w:tr>
          </w:tbl>
          <w:p w:rsidR="00000000" w:rsidDel="00000000" w:rsidP="00000000" w:rsidRDefault="00000000" w:rsidRPr="00000000" w14:paraId="000001BC">
            <w:pPr>
              <w:rPr>
                <w:rFonts w:ascii="Consolas" w:cs="Consolas" w:eastAsia="Consolas" w:hAnsi="Consolas"/>
                <w:sz w:val="20"/>
                <w:szCs w:val="20"/>
              </w:rPr>
            </w:pP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bool checkWord(char arr[][20], char str[], int idir, int i, int j)</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int colsize = 0;</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while (arr[0][colsize++] != '\0');</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colsize--;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//idir is direction index</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int DIR[2] = { 1, -1 }, k = 0;</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for (int col = j; col &lt; colsize &amp;&amp; col &gt;= 0 &amp;&amp; str[k]!='\0'; col += DIR[idir])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if (toupper(str[k++]) != arr[i][col])</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return false;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if (str[k] != '\0' &amp;&amp; col == 0 &amp;&amp; idir == 1)</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col = colsize;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else if (str[k] != '\0' &amp;&amp; col == (colsize-1) &amp;&amp; idir == 0)</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col = -1;</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return true;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bool checkPresence(char a, char b)</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if (a == b)</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return true;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return false;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bool findString(char arr[][20], int rowsize, char str[], int &amp;sr, int &amp;sc)</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for (int i = 0; i &lt; rowsize; 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for (int j = 0; j &lt; arr[i][j] != '\0'; j++)</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if (checkPresence(arr[i][j], toupper(str[0])))</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 xml:space="preserve">for (int idir = 0; idir &lt; 2; idir++)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 xml:space="preserv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ab/>
        <w:t xml:space="preserve">if (checkWord(arr, str, idir, i, j))</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ab/>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ab/>
        <w:tab/>
        <w:t xml:space="preserve">sr = i, sc = j;</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ab/>
        <w:tab/>
        <w:t xml:space="preserve">return true;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ab/>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ab/>
        <w:t xml:space="preserv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ab/>
        <w:t xml:space="preserv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ab/>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ab/>
        <w:t xml:space="preserve">return false;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540" w:top="318" w:left="720" w:right="720" w:header="360" w:footer="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nsolas"/>
  <w:font w:name="Times New Roman"/>
  <w:font w:name="Architects Daugh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of Computer Science</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University of Computer &amp; Emerging Sciences, Lahore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5310"/>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tbl>
    <w:tblPr>
      <w:tblStyle w:val="Table10"/>
      <w:tblW w:w="1079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130"/>
      <w:gridCol w:w="3595"/>
      <w:gridCol w:w="2065"/>
      <w:tblGridChange w:id="0">
        <w:tblGrid>
          <w:gridCol w:w="5130"/>
          <w:gridCol w:w="3595"/>
          <w:gridCol w:w="2065"/>
        </w:tblGrid>
      </w:tblGridChange>
    </w:tblGrid>
    <w:tr>
      <w:trPr>
        <w:cantSplit w:val="0"/>
        <w:trHeight w:val="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Section:</w:t>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94C37"/>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D1110E"/>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rsid w:val="00B76288"/>
    <w:pPr>
      <w:tabs>
        <w:tab w:val="center" w:pos="4680"/>
        <w:tab w:val="right" w:pos="9360"/>
      </w:tabs>
    </w:pPr>
  </w:style>
  <w:style w:type="character" w:styleId="HeaderChar" w:customStyle="1">
    <w:name w:val="Header Char"/>
    <w:link w:val="Header"/>
    <w:rsid w:val="00B76288"/>
    <w:rPr>
      <w:sz w:val="24"/>
      <w:szCs w:val="24"/>
    </w:rPr>
  </w:style>
  <w:style w:type="paragraph" w:styleId="Footer">
    <w:name w:val="footer"/>
    <w:basedOn w:val="Normal"/>
    <w:link w:val="FooterChar"/>
    <w:uiPriority w:val="99"/>
    <w:rsid w:val="00B76288"/>
    <w:pPr>
      <w:tabs>
        <w:tab w:val="center" w:pos="4680"/>
        <w:tab w:val="right" w:pos="9360"/>
      </w:tabs>
    </w:pPr>
  </w:style>
  <w:style w:type="character" w:styleId="FooterChar" w:customStyle="1">
    <w:name w:val="Footer Char"/>
    <w:link w:val="Footer"/>
    <w:uiPriority w:val="99"/>
    <w:rsid w:val="00B76288"/>
    <w:rPr>
      <w:sz w:val="24"/>
      <w:szCs w:val="24"/>
    </w:rPr>
  </w:style>
  <w:style w:type="character" w:styleId="PlaceholderText">
    <w:name w:val="Placeholder Text"/>
    <w:basedOn w:val="DefaultParagraphFont"/>
    <w:uiPriority w:val="99"/>
    <w:semiHidden w:val="1"/>
    <w:rsid w:val="007E0232"/>
    <w:rPr>
      <w:color w:val="808080"/>
    </w:rPr>
  </w:style>
  <w:style w:type="paragraph" w:styleId="NoSpacing">
    <w:name w:val="No Spacing"/>
    <w:uiPriority w:val="1"/>
    <w:qFormat w:val="1"/>
    <w:rsid w:val="00597D14"/>
    <w:rPr>
      <w:rFonts w:asciiTheme="minorHAnsi" w:cstheme="minorBidi" w:eastAsiaTheme="minorEastAsia" w:hAnsiTheme="minorHAnsi"/>
      <w:sz w:val="22"/>
      <w:szCs w:val="22"/>
    </w:rPr>
  </w:style>
  <w:style w:type="paragraph" w:styleId="ListParagraph">
    <w:name w:val="List Paragraph"/>
    <w:basedOn w:val="Normal"/>
    <w:uiPriority w:val="34"/>
    <w:qFormat w:val="1"/>
    <w:rsid w:val="00247173"/>
    <w:pPr>
      <w:ind w:left="720"/>
      <w:contextualSpacing w:val="1"/>
    </w:pPr>
  </w:style>
  <w:style w:type="paragraph" w:styleId="BodyText">
    <w:name w:val="Body Text"/>
    <w:basedOn w:val="Normal"/>
    <w:link w:val="BodyTextChar"/>
    <w:rsid w:val="00212271"/>
    <w:pPr>
      <w:autoSpaceDE w:val="0"/>
      <w:autoSpaceDN w:val="0"/>
      <w:adjustRightInd w:val="0"/>
      <w:jc w:val="both"/>
    </w:pPr>
    <w:rPr>
      <w:sz w:val="22"/>
      <w:szCs w:val="22"/>
    </w:rPr>
  </w:style>
  <w:style w:type="character" w:styleId="BodyTextChar" w:customStyle="1">
    <w:name w:val="Body Text Char"/>
    <w:basedOn w:val="DefaultParagraphFont"/>
    <w:link w:val="BodyText"/>
    <w:rsid w:val="00212271"/>
    <w:rPr>
      <w:sz w:val="22"/>
      <w:szCs w:val="22"/>
    </w:rPr>
  </w:style>
  <w:style w:type="table" w:styleId="PlainTable11" w:customStyle="1">
    <w:name w:val="Plain Table 11"/>
    <w:basedOn w:val="TableNormal"/>
    <w:uiPriority w:val="41"/>
    <w:rsid w:val="00432620"/>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1" w:customStyle="1">
    <w:name w:val="Table Grid Light1"/>
    <w:basedOn w:val="TableNormal"/>
    <w:uiPriority w:val="40"/>
    <w:rsid w:val="008157EA"/>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paragraph" w:styleId="BalloonText">
    <w:name w:val="Balloon Text"/>
    <w:basedOn w:val="Normal"/>
    <w:link w:val="BalloonTextChar"/>
    <w:semiHidden w:val="1"/>
    <w:unhideWhenUsed w:val="1"/>
    <w:rsid w:val="00853170"/>
    <w:rPr>
      <w:rFonts w:ascii="Tahoma" w:cs="Tahoma" w:hAnsi="Tahoma"/>
      <w:sz w:val="16"/>
      <w:szCs w:val="16"/>
    </w:rPr>
  </w:style>
  <w:style w:type="character" w:styleId="BalloonTextChar" w:customStyle="1">
    <w:name w:val="Balloon Text Char"/>
    <w:basedOn w:val="DefaultParagraphFont"/>
    <w:link w:val="BalloonText"/>
    <w:semiHidden w:val="1"/>
    <w:rsid w:val="00853170"/>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Zr4G8RN7hPt0zyFfdVlq7w+cYg==">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2015-11-29T06:57:00Z</dcterms:created>
  <dc:creator>Mehreen</dc:creator>
</cp:coreProperties>
</file>