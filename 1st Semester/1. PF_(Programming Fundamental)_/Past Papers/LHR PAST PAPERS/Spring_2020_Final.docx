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1"/>
        </w:sdtPr>
        <w:sdtContent>
          <w:ins w:author="i220892 Muhammad Talha" w:id="0" w:date="2022-12-14T18:49:1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ins>
        </w:sdtContent>
      </w:sdt>
      <w:r w:rsidDel="00000000" w:rsidR="00000000" w:rsidRPr="00000000">
        <w:rPr>
          <w:rtl w:val="0"/>
        </w:rPr>
      </w:r>
    </w:p>
    <w:tbl>
      <w:tblPr>
        <w:tblStyle w:val="Table1"/>
        <w:tblW w:w="10008.0" w:type="dxa"/>
        <w:jc w:val="left"/>
        <w:tblInd w:w="-108.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00"/>
      </w:tblPr>
      <w:tblGrid>
        <w:gridCol w:w="1956"/>
        <w:gridCol w:w="1427"/>
        <w:gridCol w:w="3745"/>
        <w:gridCol w:w="1530"/>
        <w:gridCol w:w="1350"/>
        <w:tblGridChange w:id="0">
          <w:tblGrid>
            <w:gridCol w:w="1956"/>
            <w:gridCol w:w="1427"/>
            <w:gridCol w:w="3745"/>
            <w:gridCol w:w="1530"/>
            <w:gridCol w:w="1350"/>
          </w:tblGrid>
        </w:tblGridChange>
      </w:tblGrid>
      <w:tr>
        <w:trPr>
          <w:cantSplit w:val="0"/>
          <w:tblHeader w:val="0"/>
        </w:trPr>
        <w:tc>
          <w:tcPr>
            <w:gridSpan w:val="5"/>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jc w:val="center"/>
              <w:rPr>
                <w:rFonts w:ascii="Arial Narrow" w:cs="Arial Narrow" w:eastAsia="Arial Narrow" w:hAnsi="Arial Narrow"/>
                <w:b w:val="1"/>
                <w:color w:val="000000"/>
                <w:sz w:val="30"/>
                <w:szCs w:val="30"/>
              </w:rPr>
            </w:pPr>
            <w:r w:rsidDel="00000000" w:rsidR="00000000" w:rsidRPr="00000000">
              <w:rPr>
                <w:rFonts w:ascii="Arial Narrow" w:cs="Arial Narrow" w:eastAsia="Arial Narrow" w:hAnsi="Arial Narrow"/>
                <w:b w:val="1"/>
                <w:color w:val="000000"/>
                <w:sz w:val="30"/>
                <w:szCs w:val="30"/>
                <w:rtl w:val="0"/>
              </w:rPr>
              <w:t xml:space="preserve">National University of Computer and Emerging Sciences, Lahore Campus</w:t>
            </w:r>
          </w:p>
          <w:p w:rsidR="00000000" w:rsidDel="00000000" w:rsidP="00000000" w:rsidRDefault="00000000" w:rsidRPr="00000000" w14:paraId="00000003">
            <w:pPr>
              <w:jc w:val="center"/>
              <w:rPr>
                <w:sz w:val="12"/>
                <w:szCs w:val="12"/>
              </w:rPr>
            </w:pPr>
            <w:r w:rsidDel="00000000" w:rsidR="00000000" w:rsidRPr="00000000">
              <w:rPr>
                <w:rtl w:val="0"/>
              </w:rPr>
            </w:r>
          </w:p>
        </w:tc>
      </w:tr>
      <w:tr>
        <w:trPr>
          <w:cantSplit w:val="0"/>
          <w:tblHeader w:val="0"/>
        </w:trPr>
        <w:tc>
          <w:tcPr>
            <w:vMerge w:val="restart"/>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08">
            <w:pPr>
              <w:rPr/>
            </w:pPr>
            <w:r w:rsidDel="00000000" w:rsidR="00000000" w:rsidRPr="00000000">
              <w:rPr/>
              <w:drawing>
                <wp:inline distB="0" distT="0" distL="0" distR="0">
                  <wp:extent cx="1091307" cy="1081913"/>
                  <wp:effectExtent b="0" l="0" r="0" t="0"/>
                  <wp:docPr descr="C:\Users\saif\AppData\Local\Microsoft\Windows\Temporary Internet Files\Content.Word\final design.jpg" id="9" name="image7.jpg"/>
                  <a:graphic>
                    <a:graphicData uri="http://schemas.openxmlformats.org/drawingml/2006/picture">
                      <pic:pic>
                        <pic:nvPicPr>
                          <pic:cNvPr descr="C:\Users\saif\AppData\Local\Microsoft\Windows\Temporary Internet Files\Content.Word\final design.jpg" id="0" name="image7.jpg"/>
                          <pic:cNvPicPr preferRelativeResize="0"/>
                        </pic:nvPicPr>
                        <pic:blipFill>
                          <a:blip r:embed="rId7"/>
                          <a:srcRect b="0" l="0" r="0" t="0"/>
                          <a:stretch>
                            <a:fillRect/>
                          </a:stretch>
                        </pic:blipFill>
                        <pic:spPr>
                          <a:xfrm>
                            <a:off x="0" y="0"/>
                            <a:ext cx="1091307" cy="1081913"/>
                          </a:xfrm>
                          <a:prstGeom prst="rect"/>
                          <a:ln/>
                        </pic:spPr>
                      </pic:pic>
                    </a:graphicData>
                  </a:graphic>
                </wp:inline>
              </w:drawing>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9">
            <w:pPr>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Course:</w:t>
            </w:r>
          </w:p>
        </w:tc>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00A">
            <w:pPr>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Programming Fundamentals</w:t>
            </w:r>
          </w:p>
        </w:tc>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00B">
            <w:pPr>
              <w:jc w:val="both"/>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Course Code:</w:t>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00C">
            <w:pPr>
              <w:jc w:val="both"/>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CS-118</w:t>
            </w:r>
          </w:p>
        </w:tc>
      </w:tr>
      <w:sdt>
        <w:sdtPr>
          <w:tag w:val="goog_rdk_2"/>
        </w:sdtPr>
        <w:sdtContent>
          <w:tr>
            <w:trPr>
              <w:cantSplit w:val="0"/>
              <w:trHeight w:val="245.390625" w:hRule="atLeast"/>
              <w:tblHeader w:val="0"/>
              <w:trPrChange w:author="Hussnain Ul Abidin" w:id="1" w:date="2022-12-14T13:54:00Z">
                <w:trPr>
                  <w:cantSplit w:val="0"/>
                  <w:tblHeader w:val="0"/>
                </w:trPr>
              </w:trPrChange>
            </w:trPr>
            <w:tc>
              <w:tcPr>
                <w:vMerge w:val="continue"/>
                <w:tcBorders>
                  <w:top w:color="000000" w:space="0" w:sz="0" w:val="nil"/>
                  <w:left w:color="000000" w:space="0" w:sz="0" w:val="nil"/>
                  <w:bottom w:color="000000" w:space="0" w:sz="0" w:val="nil"/>
                  <w:right w:color="000000" w:space="0" w:sz="4" w:val="single"/>
                </w:tcBorders>
                <w:tcPrChange w:author="Hussnain Ul Abidin" w:id="1" w:date="2022-12-14T13:54:00Z">
                  <w:tcPr>
                    <w:tcBorders>
                      <w:top w:color="000000" w:space="0" w:sz="0" w:val="nil"/>
                      <w:left w:color="000000" w:space="0" w:sz="0" w:val="nil"/>
                      <w:bottom w:color="000000" w:space="0" w:sz="0" w:val="nil"/>
                      <w:right w:color="000000" w:space="0" w:sz="4" w:val="single"/>
                    </w:tcBorders>
                  </w:tcPr>
                </w:tcPrChange>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color w:val="000000"/>
                    <w:sz w:val="24"/>
                    <w:szCs w:val="24"/>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Change w:author="Hussnain Ul Abidin" w:id="1" w:date="2022-12-14T13:54:00Z">
                  <w:tcPr>
                    <w:tcBorders>
                      <w:top w:color="000000" w:space="0" w:sz="0" w:val="nil"/>
                      <w:left w:color="000000" w:space="0" w:sz="4" w:val="single"/>
                      <w:bottom w:color="000000" w:space="0" w:sz="0" w:val="nil"/>
                      <w:right w:color="000000" w:space="0" w:sz="4" w:val="single"/>
                    </w:tcBorders>
                  </w:tcPr>
                </w:tcPrChange>
              </w:tcPr>
              <w:p w:rsidR="00000000" w:rsidDel="00000000" w:rsidP="00000000" w:rsidRDefault="00000000" w:rsidRPr="00000000" w14:paraId="0000000E">
                <w:pPr>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Program:</w:t>
                </w:r>
              </w:p>
            </w:tc>
            <w:tc>
              <w:tcPr>
                <w:tcBorders>
                  <w:top w:color="000000" w:space="0" w:sz="0" w:val="nil"/>
                  <w:left w:color="000000" w:space="0" w:sz="4" w:val="single"/>
                  <w:bottom w:color="000000" w:space="0" w:sz="0" w:val="nil"/>
                  <w:right w:color="000000" w:space="0" w:sz="4" w:val="single"/>
                </w:tcBorders>
                <w:vAlign w:val="bottom"/>
                <w:tcPrChange w:author="Hussnain Ul Abidin" w:id="1" w:date="2022-12-14T13:54:00Z">
                  <w:tcPr>
                    <w:tcBorders>
                      <w:top w:color="000000" w:space="0" w:sz="0" w:val="nil"/>
                      <w:left w:color="000000" w:space="0" w:sz="4" w:val="single"/>
                      <w:bottom w:color="000000" w:space="0" w:sz="0" w:val="nil"/>
                      <w:right w:color="000000" w:space="0" w:sz="4" w:val="single"/>
                    </w:tcBorders>
                    <w:vAlign w:val="bottom"/>
                  </w:tcPr>
                </w:tcPrChange>
              </w:tcPr>
              <w:p w:rsidR="00000000" w:rsidDel="00000000" w:rsidP="00000000" w:rsidRDefault="00000000" w:rsidRPr="00000000" w14:paraId="0000000F">
                <w:pPr>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BS (Computer Science)</w:t>
                </w:r>
              </w:p>
            </w:tc>
            <w:tc>
              <w:tcPr>
                <w:tcBorders>
                  <w:top w:color="000000" w:space="0" w:sz="0" w:val="nil"/>
                  <w:left w:color="000000" w:space="0" w:sz="4" w:val="single"/>
                  <w:bottom w:color="000000" w:space="0" w:sz="0" w:val="nil"/>
                  <w:right w:color="000000" w:space="0" w:sz="4" w:val="single"/>
                </w:tcBorders>
                <w:vAlign w:val="bottom"/>
                <w:tcPrChange w:author="Hussnain Ul Abidin" w:id="1" w:date="2022-12-14T13:54:00Z">
                  <w:tcPr>
                    <w:tcBorders>
                      <w:top w:color="000000" w:space="0" w:sz="0" w:val="nil"/>
                      <w:left w:color="000000" w:space="0" w:sz="4" w:val="single"/>
                      <w:bottom w:color="000000" w:space="0" w:sz="0" w:val="nil"/>
                      <w:right w:color="000000" w:space="0" w:sz="4" w:val="single"/>
                    </w:tcBorders>
                    <w:vAlign w:val="bottom"/>
                  </w:tcPr>
                </w:tcPrChange>
              </w:tcPr>
              <w:p w:rsidR="00000000" w:rsidDel="00000000" w:rsidP="00000000" w:rsidRDefault="00000000" w:rsidRPr="00000000" w14:paraId="00000010">
                <w:pPr>
                  <w:jc w:val="both"/>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Semester:</w:t>
                </w:r>
              </w:p>
            </w:tc>
            <w:tc>
              <w:tcPr>
                <w:tcBorders>
                  <w:top w:color="000000" w:space="0" w:sz="0" w:val="nil"/>
                  <w:left w:color="000000" w:space="0" w:sz="4" w:val="single"/>
                  <w:bottom w:color="000000" w:space="0" w:sz="0" w:val="nil"/>
                  <w:right w:color="000000" w:space="0" w:sz="0" w:val="nil"/>
                </w:tcBorders>
                <w:vAlign w:val="bottom"/>
                <w:tcPrChange w:author="Hussnain Ul Abidin" w:id="1" w:date="2022-12-14T13:54:00Z">
                  <w:tcPr>
                    <w:tcBorders>
                      <w:top w:color="000000" w:space="0" w:sz="0" w:val="nil"/>
                      <w:left w:color="000000" w:space="0" w:sz="4" w:val="single"/>
                      <w:bottom w:color="000000" w:space="0" w:sz="0" w:val="nil"/>
                      <w:right w:color="000000" w:space="0" w:sz="0" w:val="nil"/>
                    </w:tcBorders>
                    <w:vAlign w:val="bottom"/>
                  </w:tcPr>
                </w:tcPrChange>
              </w:tcPr>
              <w:sdt>
                <w:sdtPr>
                  <w:tag w:val="goog_rdk_4"/>
                </w:sdtPr>
                <w:sdtContent>
                  <w:p w:rsidR="00000000" w:rsidDel="00000000" w:rsidP="00000000" w:rsidRDefault="00000000" w:rsidRPr="00000000" w14:paraId="00000011">
                    <w:pPr>
                      <w:jc w:val="both"/>
                      <w:rPr>
                        <w:ins w:author="Liquid fire" w:id="2" w:date="2022-12-15T08:08:51Z"/>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Spri</w:t>
                    </w:r>
                    <w:sdt>
                      <w:sdtPr>
                        <w:tag w:val="goog_rdk_3"/>
                      </w:sdtPr>
                      <w:sdtContent>
                        <w:ins w:author="Liquid fire" w:id="2" w:date="2022-12-15T08:08:51Z">
                          <w:r w:rsidDel="00000000" w:rsidR="00000000" w:rsidRPr="00000000">
                            <w:rPr>
                              <w:rtl w:val="0"/>
                            </w:rPr>
                          </w:r>
                        </w:ins>
                      </w:sdtContent>
                    </w:sdt>
                  </w:p>
                </w:sdtContent>
              </w:sdt>
              <w:p w:rsidR="00000000" w:rsidDel="00000000" w:rsidP="00000000" w:rsidRDefault="00000000" w:rsidRPr="00000000" w14:paraId="00000012">
                <w:pPr>
                  <w:jc w:val="both"/>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ng 2020</w:t>
                </w:r>
              </w:p>
            </w:tc>
          </w:tr>
        </w:sdtContent>
      </w:sdt>
      <w:tr>
        <w:trPr>
          <w:cantSplit w:val="0"/>
          <w:tblHeader w:val="0"/>
        </w:trPr>
        <w:tc>
          <w:tcPr>
            <w:vMerge w:val="continue"/>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color w:val="000000"/>
                <w:sz w:val="24"/>
                <w:szCs w:val="24"/>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014">
            <w:pPr>
              <w:jc w:val="both"/>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Duration:</w:t>
            </w:r>
          </w:p>
        </w:tc>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015">
            <w:pPr>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(180+15) Minutes</w:t>
            </w:r>
          </w:p>
        </w:tc>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016">
            <w:pPr>
              <w:jc w:val="both"/>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Total Marks:</w:t>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017">
            <w:pPr>
              <w:jc w:val="both"/>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70</w:t>
            </w:r>
          </w:p>
        </w:tc>
      </w:tr>
      <w:tr>
        <w:trPr>
          <w:cantSplit w:val="0"/>
          <w:tblHeader w:val="0"/>
        </w:trPr>
        <w:tc>
          <w:tcPr>
            <w:vMerge w:val="continue"/>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color w:val="000000"/>
                <w:sz w:val="24"/>
                <w:szCs w:val="24"/>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019">
            <w:pPr>
              <w:jc w:val="both"/>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Paper Date:</w:t>
            </w:r>
          </w:p>
        </w:tc>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01A">
            <w:pPr>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09-July-2020</w:t>
            </w:r>
          </w:p>
        </w:tc>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01B">
            <w:pPr>
              <w:jc w:val="both"/>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Weight</w:t>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01C">
            <w:pPr>
              <w:jc w:val="both"/>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50%</w:t>
            </w:r>
          </w:p>
        </w:tc>
      </w:tr>
      <w:tr>
        <w:trPr>
          <w:cantSplit w:val="0"/>
          <w:tblHeader w:val="0"/>
        </w:trPr>
        <w:tc>
          <w:tcPr>
            <w:vMerge w:val="continue"/>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color w:val="000000"/>
                <w:sz w:val="24"/>
                <w:szCs w:val="24"/>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01E">
            <w:pPr>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Section:</w:t>
            </w:r>
          </w:p>
        </w:tc>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01F">
            <w:pPr>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All</w:t>
            </w:r>
          </w:p>
        </w:tc>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020">
            <w:pPr>
              <w:jc w:val="both"/>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Page(s):</w:t>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021">
            <w:pPr>
              <w:jc w:val="both"/>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8</w:t>
            </w:r>
          </w:p>
        </w:tc>
      </w:tr>
      <w:tr>
        <w:trPr>
          <w:cantSplit w:val="0"/>
          <w:tblHeader w:val="0"/>
        </w:trPr>
        <w:tc>
          <w:tcPr>
            <w:vMerge w:val="continue"/>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23">
            <w:pPr>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Exam:</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24">
            <w:pPr>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Final Exam</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25">
            <w:pPr>
              <w:jc w:val="both"/>
              <w:rPr>
                <w:rFonts w:ascii="Arial Narrow" w:cs="Arial Narrow" w:eastAsia="Arial Narrow" w:hAnsi="Arial Narrow"/>
                <w:b w:val="1"/>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vAlign w:val="bottom"/>
          </w:tcPr>
          <w:p w:rsidR="00000000" w:rsidDel="00000000" w:rsidP="00000000" w:rsidRDefault="00000000" w:rsidRPr="00000000" w14:paraId="00000026">
            <w:pPr>
              <w:jc w:val="both"/>
              <w:rPr>
                <w:rFonts w:ascii="Arial Narrow" w:cs="Arial Narrow" w:eastAsia="Arial Narrow" w:hAnsi="Arial Narrow"/>
                <w:b w:val="1"/>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7">
            <w:pPr>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0" w:val="nil"/>
              <w:right w:color="000000" w:space="0" w:sz="0" w:val="nil"/>
            </w:tcBorders>
          </w:tcPr>
          <w:p w:rsidR="00000000" w:rsidDel="00000000" w:rsidP="00000000" w:rsidRDefault="00000000" w:rsidRPr="00000000" w14:paraId="0000002C">
            <w:pPr>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Instruction/Notes:</w:t>
            </w:r>
          </w:p>
        </w:tc>
        <w:tc>
          <w:tcPr>
            <w:gridSpan w:val="4"/>
            <w:tcBorders>
              <w:top w:color="000000" w:space="0" w:sz="4" w:val="single"/>
              <w:left w:color="000000" w:space="0" w:sz="0" w:val="nil"/>
              <w:right w:color="000000" w:space="0" w:sz="0" w:val="nil"/>
            </w:tcBorders>
          </w:tcPr>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Solve this exam on an A4 size paper or assignment sheets or any presentable paper.</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must provide solution of the exam in this document,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past clear screen shots of your solution only, any ambiguous/unclear answer will be considered wrong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may provide your solution in a single pdf document but make sure solution of each question must be under proper heading of question number and respective part.</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Submit rough work at the end of every question with proper heading.</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exam is open book and notes, but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you are not allowed to take help from anyone.Use of any other unfair means is strictly prohibited. This may lead to an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grade in course</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 of the solution document must be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Final_Exam_Section_X [L19-1001],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otherwise no marks will be awarded.</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Late submissions will not be allowed. So, make sure you have a back-up ready in case of power failure.</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Submit your solution on Google classroom. If you are facing any problem in uploading your work on Google class room then send your work via email.</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highlight w:val="white"/>
                <w:u w:val="none"/>
                <w:vertAlign w:val="baseline"/>
                <w:rtl w:val="0"/>
              </w:rPr>
              <w:t xml:space="preserve">Questions during exam are not allowed. Take reasonable assumption if there's any ambiguity</w:t>
            </w: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180 Minutes</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 are allocated to solve the exam and </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extra 15 mints</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 will be used to take pictures, make solution file and submission of the solution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Kindly read the problem completely before starting to solve it, otherwise there may a possibility to come up with wrong solution.</w:t>
            </w:r>
            <w:r w:rsidDel="00000000" w:rsidR="00000000" w:rsidRPr="00000000">
              <w:rPr>
                <w:rtl w:val="0"/>
              </w:rPr>
            </w:r>
          </w:p>
        </w:tc>
      </w:tr>
    </w:tbl>
    <w:p w:rsidR="00000000" w:rsidDel="00000000" w:rsidP="00000000" w:rsidRDefault="00000000" w:rsidRPr="00000000" w14:paraId="0000003A">
      <w:pPr>
        <w:jc w:val="both"/>
        <w:rPr>
          <w:rFonts w:ascii="Times New Roman" w:cs="Times New Roman" w:eastAsia="Times New Roman" w:hAnsi="Times New Roman"/>
          <w:b w:val="1"/>
          <w:i w:val="0"/>
          <w:color w:val="000000"/>
          <w:sz w:val="24"/>
          <w:szCs w:val="24"/>
          <w:u w:val="single"/>
        </w:rPr>
      </w:pPr>
      <w:r w:rsidDel="00000000" w:rsidR="00000000" w:rsidRPr="00000000">
        <w:rPr>
          <w:rFonts w:ascii="Times New Roman" w:cs="Times New Roman" w:eastAsia="Times New Roman" w:hAnsi="Times New Roman"/>
          <w:b w:val="1"/>
          <w:i w:val="0"/>
          <w:color w:val="000000"/>
          <w:sz w:val="24"/>
          <w:szCs w:val="24"/>
          <w:u w:val="single"/>
          <w:rtl w:val="0"/>
        </w:rPr>
        <w:t xml:space="preserve">Question 1: [5 points]</w:t>
      </w:r>
    </w:p>
    <w:p w:rsidR="00000000" w:rsidDel="00000000" w:rsidP="00000000" w:rsidRDefault="00000000" w:rsidRPr="00000000" w14:paraId="0000003B">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Write a user defined function named “</w:t>
      </w:r>
      <w:r w:rsidDel="00000000" w:rsidR="00000000" w:rsidRPr="00000000">
        <w:rPr>
          <w:rFonts w:ascii="Times New Roman" w:cs="Times New Roman" w:eastAsia="Times New Roman" w:hAnsi="Times New Roman"/>
          <w:b w:val="1"/>
          <w:i w:val="0"/>
          <w:color w:val="000000"/>
          <w:sz w:val="24"/>
          <w:szCs w:val="24"/>
          <w:rtl w:val="0"/>
        </w:rPr>
        <w:t xml:space="preserve">findTwosComplement</w:t>
      </w:r>
      <w:r w:rsidDel="00000000" w:rsidR="00000000" w:rsidRPr="00000000">
        <w:rPr>
          <w:rFonts w:ascii="Times New Roman" w:cs="Times New Roman" w:eastAsia="Times New Roman" w:hAnsi="Times New Roman"/>
          <w:b w:val="0"/>
          <w:i w:val="0"/>
          <w:color w:val="000000"/>
          <w:sz w:val="24"/>
          <w:szCs w:val="24"/>
          <w:rtl w:val="0"/>
        </w:rPr>
        <w:t xml:space="preserve">” in C++, which will find 2’s complement of a signed number. Input must be passed by reference to the function and it will return the answer. There is no need to call this function anywhere.</w:t>
      </w:r>
    </w:p>
    <w:p w:rsidR="00000000" w:rsidDel="00000000" w:rsidP="00000000" w:rsidRDefault="00000000" w:rsidRPr="00000000" w14:paraId="0000003C">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You can use following operators only:</w:t>
      </w:r>
    </w:p>
    <w:p w:rsidR="00000000" w:rsidDel="00000000" w:rsidP="00000000" w:rsidRDefault="00000000" w:rsidRPr="00000000" w14:paraId="0000003D">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&lt;&lt;</w:t>
      </w:r>
      <w:r w:rsidDel="00000000" w:rsidR="00000000" w:rsidRPr="00000000">
        <w:rPr>
          <w:rFonts w:ascii="Times New Roman" w:cs="Times New Roman" w:eastAsia="Times New Roman" w:hAnsi="Times New Roman"/>
          <w:b w:val="1"/>
          <w:i w:val="0"/>
          <w:color w:val="000000"/>
          <w:sz w:val="24"/>
          <w:szCs w:val="24"/>
          <w:rtl w:val="0"/>
        </w:rPr>
        <w:t xml:space="preserve">&gt;&gt;</w:t>
      </w:r>
      <w:r w:rsidDel="00000000" w:rsidR="00000000" w:rsidRPr="00000000">
        <w:rPr>
          <w:rFonts w:ascii="Times New Roman" w:cs="Times New Roman" w:eastAsia="Times New Roman" w:hAnsi="Times New Roman"/>
          <w:b w:val="0"/>
          <w:i w:val="0"/>
          <w:color w:val="000000"/>
          <w:sz w:val="24"/>
          <w:szCs w:val="24"/>
          <w:rtl w:val="0"/>
        </w:rPr>
        <w:t xml:space="preserve">     ~      &amp;   ^  |</w:t>
      </w:r>
    </w:p>
    <w:p w:rsidR="00000000" w:rsidDel="00000000" w:rsidP="00000000" w:rsidRDefault="00000000" w:rsidRPr="00000000" w14:paraId="0000003E">
      <w:pPr>
        <w:jc w:val="both"/>
        <w:rPr>
          <w:rFonts w:ascii="Times New Roman" w:cs="Times New Roman" w:eastAsia="Times New Roman" w:hAnsi="Times New Roman"/>
          <w:b w:val="1"/>
          <w:i w:val="0"/>
          <w:color w:val="000000"/>
          <w:sz w:val="24"/>
          <w:szCs w:val="24"/>
          <w:u w:val="single"/>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i w:val="0"/>
          <w:color w:val="000000"/>
          <w:sz w:val="24"/>
          <w:szCs w:val="24"/>
          <w:u w:val="single"/>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i w:val="0"/>
          <w:color w:val="000000"/>
          <w:sz w:val="24"/>
          <w:szCs w:val="24"/>
          <w:u w:val="single"/>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i w:val="0"/>
          <w:color w:val="000000"/>
          <w:sz w:val="24"/>
          <w:szCs w:val="24"/>
          <w:u w:val="single"/>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1"/>
          <w:i w:val="0"/>
          <w:color w:val="000000"/>
          <w:sz w:val="24"/>
          <w:szCs w:val="24"/>
          <w:u w:val="single"/>
          <w:rtl w:val="0"/>
        </w:rPr>
        <w:t xml:space="preserve">Question 2:[12 marks]</w:t>
      </w:r>
      <w:r w:rsidDel="00000000" w:rsidR="00000000" w:rsidRPr="00000000">
        <w:rPr>
          <w:rFonts w:ascii="Times New Roman" w:cs="Times New Roman" w:eastAsia="Times New Roman" w:hAnsi="Times New Roman"/>
          <w:b w:val="0"/>
          <w:i w:val="0"/>
          <w:color w:val="000000"/>
          <w:sz w:val="24"/>
          <w:szCs w:val="24"/>
          <w:rtl w:val="0"/>
        </w:rPr>
        <w:t xml:space="preserve">:</w:t>
      </w:r>
    </w:p>
    <w:p w:rsidR="00000000" w:rsidDel="00000000" w:rsidP="00000000" w:rsidRDefault="00000000" w:rsidRPr="00000000" w14:paraId="00000043">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Write C++ program to take input in variables "</w:t>
      </w:r>
      <w:r w:rsidDel="00000000" w:rsidR="00000000" w:rsidRPr="00000000">
        <w:rPr>
          <w:rFonts w:ascii="Times New Roman" w:cs="Times New Roman" w:eastAsia="Times New Roman" w:hAnsi="Times New Roman"/>
          <w:b w:val="1"/>
          <w:i w:val="0"/>
          <w:color w:val="000000"/>
          <w:sz w:val="24"/>
          <w:szCs w:val="24"/>
          <w:rtl w:val="0"/>
        </w:rPr>
        <w:t xml:space="preserve">n"</w:t>
      </w:r>
      <w:r w:rsidDel="00000000" w:rsidR="00000000" w:rsidRPr="00000000">
        <w:rPr>
          <w:rFonts w:ascii="Times New Roman" w:cs="Times New Roman" w:eastAsia="Times New Roman" w:hAnsi="Times New Roman"/>
          <w:b w:val="0"/>
          <w:i w:val="0"/>
          <w:color w:val="000000"/>
          <w:sz w:val="24"/>
          <w:szCs w:val="24"/>
          <w:rtl w:val="0"/>
        </w:rPr>
        <w:t xml:space="preserve"> and "</w:t>
      </w:r>
      <w:r w:rsidDel="00000000" w:rsidR="00000000" w:rsidRPr="00000000">
        <w:rPr>
          <w:rFonts w:ascii="Times New Roman" w:cs="Times New Roman" w:eastAsia="Times New Roman" w:hAnsi="Times New Roman"/>
          <w:b w:val="1"/>
          <w:i w:val="0"/>
          <w:color w:val="000000"/>
          <w:sz w:val="24"/>
          <w:szCs w:val="24"/>
          <w:rtl w:val="0"/>
        </w:rPr>
        <w:t xml:space="preserve">L"</w:t>
      </w:r>
      <w:r w:rsidDel="00000000" w:rsidR="00000000" w:rsidRPr="00000000">
        <w:rPr>
          <w:rFonts w:ascii="Times New Roman" w:cs="Times New Roman" w:eastAsia="Times New Roman" w:hAnsi="Times New Roman"/>
          <w:b w:val="0"/>
          <w:i w:val="0"/>
          <w:color w:val="000000"/>
          <w:sz w:val="24"/>
          <w:szCs w:val="24"/>
          <w:rtl w:val="0"/>
        </w:rPr>
        <w:t xml:space="preserve"> from user and print following character pattern .For reference, ASCII chart is also given below. </w:t>
      </w:r>
    </w:p>
    <w:p w:rsidR="00000000" w:rsidDel="00000000" w:rsidP="00000000" w:rsidRDefault="00000000" w:rsidRPr="00000000" w14:paraId="00000044">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Sample inputs and output are shown below</w:t>
      </w:r>
    </w:p>
    <w:p w:rsidR="00000000" w:rsidDel="00000000" w:rsidP="00000000" w:rsidRDefault="00000000" w:rsidRPr="00000000" w14:paraId="00000045">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  n=5, L=’A’</w:t>
      </w:r>
    </w:p>
    <w:p w:rsidR="00000000" w:rsidDel="00000000" w:rsidP="00000000" w:rsidRDefault="00000000" w:rsidRPr="00000000" w14:paraId="00000046">
      <w:pPr>
        <w:spacing w:after="0" w:lineRule="auto"/>
        <w:rPr>
          <w:rFonts w:ascii="Times New Roman" w:cs="Times New Roman" w:eastAsia="Times New Roman" w:hAnsi="Times New Roman"/>
          <w:b w:val="0"/>
          <w:i w:val="0"/>
          <w:color w:val="000000"/>
          <w:sz w:val="24"/>
          <w:szCs w:val="24"/>
        </w:rPr>
      </w:pPr>
      <w:r w:rsidDel="00000000" w:rsidR="00000000" w:rsidRPr="00000000">
        <w:rPr/>
        <w:drawing>
          <wp:inline distB="0" distT="0" distL="0" distR="0">
            <wp:extent cx="1492037" cy="2449747"/>
            <wp:effectExtent b="0" l="0" r="0" t="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492037" cy="2449747"/>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Rule="auto"/>
        <w:rPr>
          <w:rFonts w:ascii="Times New Roman" w:cs="Times New Roman" w:eastAsia="Times New Roman" w:hAnsi="Times New Roman"/>
          <w:b w:val="0"/>
          <w:i w:val="0"/>
          <w:color w:val="000000"/>
          <w:sz w:val="24"/>
          <w:szCs w:val="24"/>
        </w:rPr>
      </w:pPr>
      <w:r w:rsidDel="00000000" w:rsidR="00000000" w:rsidRPr="00000000">
        <w:rPr>
          <w:rtl w:val="0"/>
        </w:rPr>
      </w:r>
    </w:p>
    <w:p w:rsidR="00000000" w:rsidDel="00000000" w:rsidP="00000000" w:rsidRDefault="00000000" w:rsidRPr="00000000" w14:paraId="00000048">
      <w:pPr>
        <w:spacing w:after="0" w:lineRule="auto"/>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For sample inputs: n=5, L=’a’</w:t>
      </w:r>
    </w:p>
    <w:p w:rsidR="00000000" w:rsidDel="00000000" w:rsidP="00000000" w:rsidRDefault="00000000" w:rsidRPr="00000000" w14:paraId="00000049">
      <w:pPr>
        <w:spacing w:after="0" w:lineRule="auto"/>
        <w:rPr>
          <w:rFonts w:ascii="Times New Roman" w:cs="Times New Roman" w:eastAsia="Times New Roman" w:hAnsi="Times New Roman"/>
          <w:b w:val="1"/>
          <w:sz w:val="24"/>
          <w:szCs w:val="24"/>
        </w:rPr>
      </w:pPr>
      <w:r w:rsidDel="00000000" w:rsidR="00000000" w:rsidRPr="00000000">
        <w:rPr/>
        <w:drawing>
          <wp:inline distB="0" distT="0" distL="0" distR="0">
            <wp:extent cx="1364948" cy="3249594"/>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64948" cy="324959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lineRule="auto"/>
        <w:rPr>
          <w:rFonts w:ascii="Times New Roman" w:cs="Times New Roman" w:eastAsia="Times New Roman" w:hAnsi="Times New Roman"/>
          <w:b w:val="1"/>
          <w:sz w:val="24"/>
          <w:szCs w:val="24"/>
        </w:rPr>
      </w:pPr>
      <w:r w:rsidDel="00000000" w:rsidR="00000000" w:rsidRPr="00000000">
        <w:rPr/>
        <w:drawing>
          <wp:inline distB="0" distT="0" distL="0" distR="0">
            <wp:extent cx="3884028" cy="2921941"/>
            <wp:effectExtent b="0" l="0" r="0" t="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84028" cy="2921941"/>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Question 3: [30 points]</w:t>
      </w:r>
    </w:p>
    <w:p w:rsidR="00000000" w:rsidDel="00000000" w:rsidP="00000000" w:rsidRDefault="00000000" w:rsidRPr="00000000" w14:paraId="0000004D">
      <w:pPr>
        <w:spacing w:after="0" w:lineRule="auto"/>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sz w:val="24"/>
          <w:szCs w:val="24"/>
          <w:rtl w:val="0"/>
        </w:rPr>
        <w:t xml:space="preserve">Read following</w:t>
      </w:r>
      <w:r w:rsidDel="00000000" w:rsidR="00000000" w:rsidRPr="00000000">
        <w:rPr>
          <w:rFonts w:ascii="Times New Roman" w:cs="Times New Roman" w:eastAsia="Times New Roman" w:hAnsi="Times New Roman"/>
          <w:b w:val="0"/>
          <w:i w:val="0"/>
          <w:color w:val="000000"/>
          <w:sz w:val="24"/>
          <w:szCs w:val="24"/>
          <w:rtl w:val="0"/>
        </w:rPr>
        <w:t xml:space="preserve">definitionscarefully so that problem statement of this question can be understood clearly.</w:t>
      </w:r>
    </w:p>
    <w:p w:rsidR="00000000" w:rsidDel="00000000" w:rsidP="00000000" w:rsidRDefault="00000000" w:rsidRPr="00000000" w14:paraId="0000004E">
      <w:pPr>
        <w:spacing w:after="0" w:lineRule="auto"/>
        <w:rPr>
          <w:rFonts w:ascii="Times New Roman" w:cs="Times New Roman" w:eastAsia="Times New Roman" w:hAnsi="Times New Roman"/>
          <w:b w:val="1"/>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Please note that the scope of these definitions is limited to this question only</w:t>
      </w:r>
      <w:r w:rsidDel="00000000" w:rsidR="00000000" w:rsidRPr="00000000">
        <w:rPr>
          <w:rFonts w:ascii="Times New Roman" w:cs="Times New Roman" w:eastAsia="Times New Roman" w:hAnsi="Times New Roman"/>
          <w:b w:val="0"/>
          <w:i w:val="0"/>
          <w:color w:val="000000"/>
          <w:sz w:val="24"/>
          <w:szCs w:val="24"/>
          <w:rtl w:val="0"/>
        </w:rPr>
        <w:t xml:space="preserve">.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IMatrix:</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arrangement of elements i.e. numbers, alphabets, or functions in the form of rows and columns as a rectangular array is called an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IMatrix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general representation of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IMatrix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given below</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905000" cy="1047750"/>
            <wp:effectExtent b="0" l="0" r="0" t="0"/>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9050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Order of anIMatrix: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Order of anIMatrix is represented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number of rows X number of columns.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if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IMatrix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contains 5 rows and 7 columns then its order will be 5 X 7, similarly for an N row and M column matrix, order will be N X M.</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Main/Primary Diagonal of an IMatrix: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diagonal in which elements run from lower left entry to upper right entry is called Main/Primary diagonal of an IMatrix. Highlighted elements in following IMatrix belong to Primary diagonal.</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209675" cy="1143000"/>
            <wp:effectExtent b="0" l="0" r="0" t="0"/>
            <wp:docPr descr="A picture containing object, clock&#10;&#10;Description automatically generated" id="15" name="image8.png"/>
            <a:graphic>
              <a:graphicData uri="http://schemas.openxmlformats.org/drawingml/2006/picture">
                <pic:pic>
                  <pic:nvPicPr>
                    <pic:cNvPr descr="A picture containing object, clock&#10;&#10;Description automatically generated" id="0" name="image8.png"/>
                    <pic:cNvPicPr preferRelativeResize="0"/>
                  </pic:nvPicPr>
                  <pic:blipFill>
                    <a:blip r:embed="rId12"/>
                    <a:srcRect b="0" l="0" r="0" t="0"/>
                    <a:stretch>
                      <a:fillRect/>
                    </a:stretch>
                  </pic:blipFill>
                  <pic:spPr>
                    <a:xfrm>
                      <a:off x="0" y="0"/>
                      <a:ext cx="120967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Secondary Diagonal of an IMatrix: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Secondary diagonal of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IMatrix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consists of those elements that lie on the diagonal that runs from top left position to bottom right position.Highlighted elements of following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IMatrix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form the secondary diagonal of it.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857500" cy="1905000"/>
            <wp:effectExtent b="0" l="0" r="0" t="0"/>
            <wp:docPr descr="A picture containing clock, drawing&#10;&#10;Description automatically generated" id="14" name="image2.png"/>
            <a:graphic>
              <a:graphicData uri="http://schemas.openxmlformats.org/drawingml/2006/picture">
                <pic:pic>
                  <pic:nvPicPr>
                    <pic:cNvPr descr="A picture containing clock, drawing&#10;&#10;Description automatically generated" id="0" name="image2.png"/>
                    <pic:cNvPicPr preferRelativeResize="0"/>
                  </pic:nvPicPr>
                  <pic:blipFill>
                    <a:blip r:embed="rId13"/>
                    <a:srcRect b="0" l="0" r="0" t="0"/>
                    <a:stretch>
                      <a:fillRect/>
                    </a:stretch>
                  </pic:blipFill>
                  <pic:spPr>
                    <a:xfrm>
                      <a:off x="0" y="0"/>
                      <a:ext cx="28575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Triangular Joint: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triangular joint is a submatrix with following properties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2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IMatrix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order 3X3.</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2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rows of such matrix are completely filled. Except second row.</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2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 row consists of one element only which will lie at the central position of the row. This element is also called center of the joint.</w:t>
      </w:r>
    </w:p>
    <w:p w:rsidR="00000000" w:rsidDel="00000000" w:rsidP="00000000" w:rsidRDefault="00000000" w:rsidRPr="00000000" w14:paraId="0000005F">
      <w:pPr>
        <w:ind w:left="840" w:firstLine="0"/>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An example of triangular joint is given below:</w:t>
      </w:r>
    </w:p>
    <w:p w:rsidR="00000000" w:rsidDel="00000000" w:rsidP="00000000" w:rsidRDefault="00000000" w:rsidRPr="00000000" w14:paraId="00000060">
      <w:pPr>
        <w:shd w:fill="e0e0e0"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A B C</w:t>
      </w:r>
    </w:p>
    <w:p w:rsidR="00000000" w:rsidDel="00000000" w:rsidP="00000000" w:rsidRDefault="00000000" w:rsidRPr="00000000" w14:paraId="00000061">
      <w:pPr>
        <w:shd w:fill="e0e0e0"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D</w:t>
      </w:r>
    </w:p>
    <w:p w:rsidR="00000000" w:rsidDel="00000000" w:rsidP="00000000" w:rsidRDefault="00000000" w:rsidRPr="00000000" w14:paraId="00000062">
      <w:pPr>
        <w:shd w:fill="e0e0e0"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E F G</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General Triangular Joint (GTJ):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Triangularjoint withfollowing properties is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GeneralTriangularJoint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elements of the elements in this Joint are alphabets.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always small alphabet at the center of the joint.</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Elements of main diagonal are in increasing order from top to bottom.</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Elements of secondary diagonal are in decreasing order from top to bottom.</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Elements that lie in the column where center of the jointlies, have a relation of following kind with centralelement:</w:t>
      </w:r>
    </w:p>
    <w:p w:rsidR="00000000" w:rsidDel="00000000" w:rsidP="00000000" w:rsidRDefault="00000000" w:rsidRPr="00000000" w14:paraId="0000006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Elements which lie in the rows whose row number is less than the row of the center, contains those alphabets which occur before (in alphabetical order) the element at center.</w:t>
      </w:r>
    </w:p>
    <w:p w:rsidR="00000000" w:rsidDel="00000000" w:rsidP="00000000" w:rsidRDefault="00000000" w:rsidRPr="00000000" w14:paraId="000000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Elements which lie in the rows whose row numbers are greater than the row number of the center, contains those alphabets which occur after (in alphabetical order) the element at center.</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Small and Large alphabets will be considered two different sets i.e. we cannot call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be smaller or larger than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both have same signification in the context of this problem, whereas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smaller than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greater than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w:t>
      </w: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An example of General Triangular Joint is given below:</w:t>
      </w:r>
    </w:p>
    <w:tbl>
      <w:tblPr>
        <w:tblStyle w:val="Table2"/>
        <w:tblW w:w="10440.0" w:type="dxa"/>
        <w:jc w:val="left"/>
        <w:tblInd w:w="-108.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00"/>
      </w:tblPr>
      <w:tblGrid>
        <w:gridCol w:w="3480"/>
        <w:gridCol w:w="3480"/>
        <w:gridCol w:w="3480"/>
        <w:tblGridChange w:id="0">
          <w:tblGrid>
            <w:gridCol w:w="3480"/>
            <w:gridCol w:w="3480"/>
            <w:gridCol w:w="3480"/>
          </w:tblGrid>
        </w:tblGridChange>
      </w:tblGrid>
      <w:tr>
        <w:trPr>
          <w:cantSplit w:val="0"/>
          <w:tblHeader w:val="0"/>
        </w:trPr>
        <w:tc>
          <w:tcPr/>
          <w:p w:rsidR="00000000" w:rsidDel="00000000" w:rsidP="00000000" w:rsidRDefault="00000000" w:rsidRPr="00000000" w14:paraId="0000006D">
            <w:pPr>
              <w:jc w:val="center"/>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O</w:t>
            </w:r>
          </w:p>
        </w:tc>
        <w:tc>
          <w:tcPr/>
          <w:p w:rsidR="00000000" w:rsidDel="00000000" w:rsidP="00000000" w:rsidRDefault="00000000" w:rsidRPr="00000000" w14:paraId="0000006E">
            <w:pPr>
              <w:jc w:val="center"/>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C</w:t>
            </w:r>
          </w:p>
        </w:tc>
        <w:tc>
          <w:tcPr/>
          <w:p w:rsidR="00000000" w:rsidDel="00000000" w:rsidP="00000000" w:rsidRDefault="00000000" w:rsidRPr="00000000" w14:paraId="0000006F">
            <w:pPr>
              <w:jc w:val="center"/>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D</w:t>
            </w:r>
          </w:p>
        </w:tc>
      </w:tr>
      <w:tr>
        <w:trPr>
          <w:cantSplit w:val="0"/>
          <w:tblHeader w:val="0"/>
        </w:trPr>
        <w:tc>
          <w:tcPr/>
          <w:p w:rsidR="00000000" w:rsidDel="00000000" w:rsidP="00000000" w:rsidRDefault="00000000" w:rsidRPr="00000000" w14:paraId="00000070">
            <w:pPr>
              <w:jc w:val="center"/>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w:t>
            </w:r>
          </w:p>
        </w:tc>
        <w:tc>
          <w:tcPr/>
          <w:p w:rsidR="00000000" w:rsidDel="00000000" w:rsidP="00000000" w:rsidRDefault="00000000" w:rsidRPr="00000000" w14:paraId="00000071">
            <w:pPr>
              <w:jc w:val="center"/>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m</w:t>
            </w:r>
          </w:p>
        </w:tc>
        <w:tc>
          <w:tcPr/>
          <w:p w:rsidR="00000000" w:rsidDel="00000000" w:rsidP="00000000" w:rsidRDefault="00000000" w:rsidRPr="00000000" w14:paraId="00000072">
            <w:pPr>
              <w:jc w:val="center"/>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w:t>
            </w:r>
          </w:p>
        </w:tc>
      </w:tr>
      <w:sdt>
        <w:sdtPr>
          <w:tag w:val="goog_rdk_5"/>
        </w:sdtPr>
        <w:sdtContent>
          <w:tr>
            <w:trPr>
              <w:cantSplit w:val="0"/>
              <w:trHeight w:val="230.9765625" w:hRule="atLeast"/>
              <w:tblHeader w:val="0"/>
              <w:trPrChange w:author="Hussnain Ul Abidin" w:id="3" w:date="2022-12-14T14:07:35Z">
                <w:trPr>
                  <w:cantSplit w:val="0"/>
                  <w:tblHeader w:val="0"/>
                </w:trPr>
              </w:trPrChange>
            </w:trPr>
            <w:tc>
              <w:tcPr>
                <w:tcPrChange w:author="Hussnain Ul Abidin" w:id="3" w:date="2022-12-14T14:07:35Z">
                  <w:tcPr/>
                </w:tcPrChange>
              </w:tcPr>
              <w:p w:rsidR="00000000" w:rsidDel="00000000" w:rsidP="00000000" w:rsidRDefault="00000000" w:rsidRPr="00000000" w14:paraId="00000073">
                <w:pPr>
                  <w:jc w:val="center"/>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P</w:t>
                </w:r>
              </w:p>
            </w:tc>
            <w:tc>
              <w:tcPr>
                <w:tcPrChange w:author="Hussnain Ul Abidin" w:id="3" w:date="2022-12-14T14:07:35Z">
                  <w:tcPr/>
                </w:tcPrChange>
              </w:tcPr>
              <w:p w:rsidR="00000000" w:rsidDel="00000000" w:rsidP="00000000" w:rsidRDefault="00000000" w:rsidRPr="00000000" w14:paraId="00000074">
                <w:pPr>
                  <w:jc w:val="center"/>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r</w:t>
                </w:r>
              </w:p>
            </w:tc>
            <w:tc>
              <w:tcPr>
                <w:tcPrChange w:author="Hussnain Ul Abidin" w:id="3" w:date="2022-12-14T14:07:35Z">
                  <w:tcPr/>
                </w:tcPrChange>
              </w:tcPr>
              <w:p w:rsidR="00000000" w:rsidDel="00000000" w:rsidP="00000000" w:rsidRDefault="00000000" w:rsidRPr="00000000" w14:paraId="00000075">
                <w:pPr>
                  <w:jc w:val="center"/>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f</w:t>
                </w:r>
              </w:p>
            </w:tc>
          </w:tr>
        </w:sdtContent>
      </w:sdt>
    </w:tbl>
    <w:p w:rsidR="00000000" w:rsidDel="00000000" w:rsidP="00000000" w:rsidRDefault="00000000" w:rsidRPr="00000000" w14:paraId="00000076">
      <w:pPr>
        <w:jc w:val="center"/>
        <w:rPr>
          <w:rFonts w:ascii="Times New Roman" w:cs="Times New Roman" w:eastAsia="Times New Roman" w:hAnsi="Times New Roman"/>
          <w:b w:val="0"/>
          <w:i w:val="0"/>
          <w:color w:val="000000"/>
          <w:sz w:val="24"/>
          <w:szCs w:val="24"/>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In this scenario:</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elements of the joint are alphabets.</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 at the center of the triangular joint is small alphabet 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Elements of primary diagonal are in increasing order 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 &lt;m &lt;P.</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Elements of secondary diagonal are in decreasing order 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O&gt;m&gt;f</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the only elements which lie in the same column where center of joint 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lies.</w:t>
      </w:r>
    </w:p>
    <w:p w:rsidR="00000000" w:rsidDel="00000000" w:rsidP="00000000" w:rsidRDefault="00000000" w:rsidRPr="00000000" w14:paraId="0000007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only element which lies in row number less than row number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it comes earlier than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alphabetical order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only element which lies in row number greater than row number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it comes after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alphabetical order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Hence it is meeting all the conditions of GeneralTriangular Joint so it is aGTJ.</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Special Triangular Joint (STJ):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GTJ in which at least4 upper case letters exist regardless of their positions is called aSTJ.For example,GTJ considered above contains 4 upper letters (D, P, O, C), so it is a Special Triangular Joint.</w:t>
      </w:r>
    </w:p>
    <w:p w:rsidR="00000000" w:rsidDel="00000000" w:rsidP="00000000" w:rsidRDefault="00000000" w:rsidRPr="00000000" w14:paraId="00000081">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Write a C++ function named ‘</w:t>
      </w:r>
      <w:r w:rsidDel="00000000" w:rsidR="00000000" w:rsidRPr="00000000">
        <w:rPr>
          <w:rFonts w:ascii="Times New Roman" w:cs="Times New Roman" w:eastAsia="Times New Roman" w:hAnsi="Times New Roman"/>
          <w:b w:val="1"/>
          <w:i w:val="0"/>
          <w:color w:val="000000"/>
          <w:sz w:val="24"/>
          <w:szCs w:val="24"/>
          <w:rtl w:val="0"/>
        </w:rPr>
        <w:t xml:space="preserve">findTriangularJoints’</w:t>
      </w:r>
      <w:r w:rsidDel="00000000" w:rsidR="00000000" w:rsidRPr="00000000">
        <w:rPr>
          <w:rFonts w:ascii="Times New Roman" w:cs="Times New Roman" w:eastAsia="Times New Roman" w:hAnsi="Times New Roman"/>
          <w:b w:val="0"/>
          <w:i w:val="0"/>
          <w:color w:val="000000"/>
          <w:sz w:val="24"/>
          <w:szCs w:val="24"/>
          <w:rtl w:val="0"/>
        </w:rPr>
        <w:t xml:space="preserve">which will accept an N X M (Where N is number of rows and M is number of columns)</w:t>
      </w:r>
      <w:r w:rsidDel="00000000" w:rsidR="00000000" w:rsidRPr="00000000">
        <w:rPr>
          <w:rFonts w:ascii="Times New Roman" w:cs="Times New Roman" w:eastAsia="Times New Roman" w:hAnsi="Times New Roman"/>
          <w:b w:val="1"/>
          <w:i w:val="0"/>
          <w:color w:val="000000"/>
          <w:sz w:val="24"/>
          <w:szCs w:val="24"/>
          <w:rtl w:val="0"/>
        </w:rPr>
        <w:t xml:space="preserve">IMatrix</w:t>
      </w:r>
      <w:r w:rsidDel="00000000" w:rsidR="00000000" w:rsidRPr="00000000">
        <w:rPr>
          <w:rFonts w:ascii="Times New Roman" w:cs="Times New Roman" w:eastAsia="Times New Roman" w:hAnsi="Times New Roman"/>
          <w:b w:val="0"/>
          <w:i w:val="0"/>
          <w:color w:val="000000"/>
          <w:sz w:val="24"/>
          <w:szCs w:val="24"/>
          <w:rtl w:val="0"/>
        </w:rPr>
        <w:t xml:space="preserve"> as an input.</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points]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 all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GeneralTriangular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Joints and return it to the calling function.</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points]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all GTJs on standard output stream.</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points]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 STJs and return it to the calling function. Formula to calculate %STJ is given below</w:t>
      </w:r>
    </w:p>
    <w:p w:rsidR="00000000" w:rsidDel="00000000" w:rsidP="00000000" w:rsidRDefault="00000000" w:rsidRPr="00000000" w14:paraId="00000085">
      <w:pPr>
        <w:ind w:left="360" w:firstLine="0"/>
        <w:jc w:val="center"/>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 STJs = </w:t>
      </w:r>
      <m:oMath>
        <m:f>
          <m:fPr>
            <m:ctrlPr>
              <w:rPr>
                <w:rFonts w:ascii="Cambria Math" w:cs="Cambria Math" w:eastAsia="Cambria Math" w:hAnsi="Cambria Math"/>
                <w:b w:val="0"/>
                <w:i w:val="0"/>
                <w:color w:val="000000"/>
                <w:sz w:val="24"/>
                <w:szCs w:val="24"/>
              </w:rPr>
            </m:ctrlPr>
          </m:fPr>
          <m:num>
            <m:r>
              <w:rPr>
                <w:rFonts w:ascii="Cambria Math" w:cs="Cambria Math" w:eastAsia="Cambria Math" w:hAnsi="Cambria Math"/>
                <w:b w:val="0"/>
                <w:i w:val="0"/>
                <w:color w:val="000000"/>
                <w:sz w:val="24"/>
                <w:szCs w:val="24"/>
              </w:rPr>
              <m:t xml:space="preserve">number of STJs</m:t>
            </m:r>
          </m:num>
          <m:den>
            <m:r>
              <w:rPr>
                <w:rFonts w:ascii="Cambria Math" w:cs="Cambria Math" w:eastAsia="Cambria Math" w:hAnsi="Cambria Math"/>
                <w:b w:val="0"/>
                <w:i w:val="0"/>
                <w:color w:val="000000"/>
                <w:sz w:val="24"/>
                <w:szCs w:val="24"/>
              </w:rPr>
              <m:t xml:space="preserve">number of GTJs</m:t>
            </m:r>
          </m:den>
        </m:f>
        <m:r>
          <w:rPr>
            <w:rFonts w:ascii="Cambria Math" w:cs="Cambria Math" w:eastAsia="Cambria Math" w:hAnsi="Cambria Math"/>
            <w:b w:val="0"/>
            <w:i w:val="0"/>
            <w:color w:val="000000"/>
            <w:sz w:val="24"/>
            <w:szCs w:val="24"/>
          </w:rPr>
          <m:t xml:space="preserve"> X 100</m:t>
        </m:r>
      </m:oMath>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points]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Call this function in main and show count of GTJs and percentage of STJs for sample input given below.</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88">
      <w:pPr>
        <w:spacing w:after="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Coding Requirements:</w:t>
      </w:r>
      <w:r w:rsidDel="00000000" w:rsidR="00000000" w:rsidRPr="00000000">
        <w:rPr>
          <w:rFonts w:ascii="Times New Roman" w:cs="Times New Roman" w:eastAsia="Times New Roman" w:hAnsi="Times New Roman"/>
          <w:sz w:val="24"/>
          <w:szCs w:val="24"/>
          <w:rtl w:val="0"/>
        </w:rPr>
        <w:t xml:space="preserve"> You code must fulfill, following coding requirements</w:t>
      </w:r>
      <w:r w:rsidDel="00000000" w:rsidR="00000000" w:rsidRPr="00000000">
        <w:rPr>
          <w:rFonts w:ascii="Times New Roman" w:cs="Times New Roman" w:eastAsia="Times New Roman" w:hAnsi="Times New Roman"/>
          <w:b w:val="1"/>
          <w:color w:val="ff0000"/>
          <w:sz w:val="24"/>
          <w:szCs w:val="24"/>
          <w:rtl w:val="0"/>
        </w:rPr>
        <w:t xml:space="preserve">otherwise no credit will be given:</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1 loop is allowed inside the other to form nested one, and only one nested loop of this type can be used.</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iostream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library is available to use in this program, you can use any user defined function of this library to minimize your coding time.</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type is not allowed to use in this program.</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no space in RAM to declare an extra array, so you can use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only one array in the whole program.</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 function must be generic enough that will accept matrix of any order as an input.</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Validations and conditions of all types must be properly handled in the code written.</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have no need to take input from user inside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findTriangularJoints’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 however you may initialize the array with fixed values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function.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b w:val="0"/>
          <w:i w:val="0"/>
          <w:color w:val="000000"/>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Sample Input:</w:t>
      </w:r>
    </w:p>
    <w:tbl>
      <w:tblPr>
        <w:tblStyle w:val="Table3"/>
        <w:tblW w:w="10440.0" w:type="dxa"/>
        <w:jc w:val="left"/>
        <w:tblInd w:w="-108.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00"/>
      </w:tblPr>
      <w:tblGrid>
        <w:gridCol w:w="2088"/>
        <w:gridCol w:w="2088"/>
        <w:gridCol w:w="2088"/>
        <w:gridCol w:w="2088"/>
        <w:gridCol w:w="2088"/>
        <w:tblGridChange w:id="0">
          <w:tblGrid>
            <w:gridCol w:w="2088"/>
            <w:gridCol w:w="2088"/>
            <w:gridCol w:w="2088"/>
            <w:gridCol w:w="2088"/>
            <w:gridCol w:w="2088"/>
          </w:tblGrid>
        </w:tblGridChange>
      </w:tblGrid>
      <w:tr>
        <w:trPr>
          <w:cantSplit w:val="0"/>
          <w:tblHeader w:val="0"/>
        </w:trPr>
        <w:tc>
          <w:tcPr/>
          <w:p w:rsidR="00000000" w:rsidDel="00000000" w:rsidP="00000000" w:rsidRDefault="00000000" w:rsidRPr="00000000" w14:paraId="00000093">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O</w:t>
            </w:r>
          </w:p>
        </w:tc>
        <w:tc>
          <w:tcPr/>
          <w:p w:rsidR="00000000" w:rsidDel="00000000" w:rsidP="00000000" w:rsidRDefault="00000000" w:rsidRPr="00000000" w14:paraId="00000094">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C</w:t>
            </w:r>
          </w:p>
        </w:tc>
        <w:tc>
          <w:tcPr/>
          <w:p w:rsidR="00000000" w:rsidDel="00000000" w:rsidP="00000000" w:rsidRDefault="00000000" w:rsidRPr="00000000" w14:paraId="00000095">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D</w:t>
            </w:r>
          </w:p>
        </w:tc>
        <w:tc>
          <w:tcPr/>
          <w:p w:rsidR="00000000" w:rsidDel="00000000" w:rsidP="00000000" w:rsidRDefault="00000000" w:rsidRPr="00000000" w14:paraId="00000096">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B</w:t>
            </w:r>
          </w:p>
        </w:tc>
        <w:tc>
          <w:tcPr/>
          <w:p w:rsidR="00000000" w:rsidDel="00000000" w:rsidP="00000000" w:rsidRDefault="00000000" w:rsidRPr="00000000" w14:paraId="00000097">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A</w:t>
            </w:r>
          </w:p>
        </w:tc>
      </w:tr>
      <w:tr>
        <w:trPr>
          <w:cantSplit w:val="0"/>
          <w:tblHeader w:val="0"/>
        </w:trPr>
        <w:tc>
          <w:tcPr/>
          <w:p w:rsidR="00000000" w:rsidDel="00000000" w:rsidP="00000000" w:rsidRDefault="00000000" w:rsidRPr="00000000" w14:paraId="00000098">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S</w:t>
            </w:r>
          </w:p>
        </w:tc>
        <w:tc>
          <w:tcPr/>
          <w:p w:rsidR="00000000" w:rsidDel="00000000" w:rsidP="00000000" w:rsidRDefault="00000000" w:rsidRPr="00000000" w14:paraId="00000099">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M</w:t>
            </w:r>
          </w:p>
        </w:tc>
        <w:tc>
          <w:tcPr/>
          <w:p w:rsidR="00000000" w:rsidDel="00000000" w:rsidP="00000000" w:rsidRDefault="00000000" w:rsidRPr="00000000" w14:paraId="0000009A">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Q</w:t>
            </w:r>
          </w:p>
        </w:tc>
        <w:tc>
          <w:tcPr/>
          <w:p w:rsidR="00000000" w:rsidDel="00000000" w:rsidP="00000000" w:rsidRDefault="00000000" w:rsidRPr="00000000" w14:paraId="0000009B">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H</w:t>
            </w:r>
          </w:p>
        </w:tc>
        <w:tc>
          <w:tcPr/>
          <w:p w:rsidR="00000000" w:rsidDel="00000000" w:rsidP="00000000" w:rsidRDefault="00000000" w:rsidRPr="00000000" w14:paraId="0000009C">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I</w:t>
            </w:r>
          </w:p>
        </w:tc>
      </w:tr>
      <w:tr>
        <w:trPr>
          <w:cantSplit w:val="0"/>
          <w:tblHeader w:val="0"/>
        </w:trPr>
        <w:tc>
          <w:tcPr/>
          <w:p w:rsidR="00000000" w:rsidDel="00000000" w:rsidP="00000000" w:rsidRDefault="00000000" w:rsidRPr="00000000" w14:paraId="0000009D">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P</w:t>
            </w:r>
          </w:p>
        </w:tc>
        <w:tc>
          <w:tcPr/>
          <w:p w:rsidR="00000000" w:rsidDel="00000000" w:rsidP="00000000" w:rsidRDefault="00000000" w:rsidRPr="00000000" w14:paraId="0000009E">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R</w:t>
            </w:r>
          </w:p>
        </w:tc>
        <w:tc>
          <w:tcPr/>
          <w:p w:rsidR="00000000" w:rsidDel="00000000" w:rsidP="00000000" w:rsidRDefault="00000000" w:rsidRPr="00000000" w14:paraId="0000009F">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F</w:t>
            </w:r>
          </w:p>
        </w:tc>
        <w:tc>
          <w:tcPr/>
          <w:p w:rsidR="00000000" w:rsidDel="00000000" w:rsidP="00000000" w:rsidRDefault="00000000" w:rsidRPr="00000000" w14:paraId="000000A0">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J</w:t>
            </w:r>
          </w:p>
        </w:tc>
        <w:tc>
          <w:tcPr/>
          <w:p w:rsidR="00000000" w:rsidDel="00000000" w:rsidP="00000000" w:rsidRDefault="00000000" w:rsidRPr="00000000" w14:paraId="000000A1">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Z</w:t>
            </w:r>
          </w:p>
        </w:tc>
      </w:tr>
      <w:tr>
        <w:trPr>
          <w:cantSplit w:val="0"/>
          <w:tblHeader w:val="0"/>
        </w:trPr>
        <w:tc>
          <w:tcPr/>
          <w:p w:rsidR="00000000" w:rsidDel="00000000" w:rsidP="00000000" w:rsidRDefault="00000000" w:rsidRPr="00000000" w14:paraId="000000A2">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T</w:t>
            </w:r>
          </w:p>
        </w:tc>
        <w:tc>
          <w:tcPr/>
          <w:p w:rsidR="00000000" w:rsidDel="00000000" w:rsidP="00000000" w:rsidRDefault="00000000" w:rsidRPr="00000000" w14:paraId="000000A3">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U</w:t>
            </w:r>
          </w:p>
        </w:tc>
        <w:tc>
          <w:tcPr/>
          <w:p w:rsidR="00000000" w:rsidDel="00000000" w:rsidP="00000000" w:rsidRDefault="00000000" w:rsidRPr="00000000" w14:paraId="000000A4">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M</w:t>
            </w:r>
          </w:p>
        </w:tc>
        <w:tc>
          <w:tcPr/>
          <w:p w:rsidR="00000000" w:rsidDel="00000000" w:rsidP="00000000" w:rsidRDefault="00000000" w:rsidRPr="00000000" w14:paraId="000000A5">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X</w:t>
            </w:r>
          </w:p>
        </w:tc>
        <w:tc>
          <w:tcPr/>
          <w:p w:rsidR="00000000" w:rsidDel="00000000" w:rsidP="00000000" w:rsidRDefault="00000000" w:rsidRPr="00000000" w14:paraId="000000A6">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d</w:t>
            </w:r>
          </w:p>
        </w:tc>
      </w:tr>
      <w:tr>
        <w:trPr>
          <w:cantSplit w:val="0"/>
          <w:tblHeader w:val="0"/>
        </w:trPr>
        <w:tc>
          <w:tcPr/>
          <w:p w:rsidR="00000000" w:rsidDel="00000000" w:rsidP="00000000" w:rsidRDefault="00000000" w:rsidRPr="00000000" w14:paraId="000000A7">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S</w:t>
            </w:r>
          </w:p>
        </w:tc>
        <w:tc>
          <w:tcPr/>
          <w:p w:rsidR="00000000" w:rsidDel="00000000" w:rsidP="00000000" w:rsidRDefault="00000000" w:rsidRPr="00000000" w14:paraId="000000A8">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M</w:t>
            </w:r>
          </w:p>
        </w:tc>
        <w:tc>
          <w:tcPr/>
          <w:p w:rsidR="00000000" w:rsidDel="00000000" w:rsidP="00000000" w:rsidRDefault="00000000" w:rsidRPr="00000000" w14:paraId="000000A9">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E</w:t>
            </w:r>
          </w:p>
        </w:tc>
        <w:tc>
          <w:tcPr/>
          <w:p w:rsidR="00000000" w:rsidDel="00000000" w:rsidP="00000000" w:rsidRDefault="00000000" w:rsidRPr="00000000" w14:paraId="000000AA">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H</w:t>
            </w:r>
          </w:p>
        </w:tc>
        <w:tc>
          <w:tcPr/>
          <w:p w:rsidR="00000000" w:rsidDel="00000000" w:rsidP="00000000" w:rsidRDefault="00000000" w:rsidRPr="00000000" w14:paraId="000000AB">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x</w:t>
            </w:r>
          </w:p>
        </w:tc>
      </w:tr>
    </w:tbl>
    <w:p w:rsidR="00000000" w:rsidDel="00000000" w:rsidP="00000000" w:rsidRDefault="00000000" w:rsidRPr="00000000" w14:paraId="000000AC">
      <w:pPr>
        <w:jc w:val="both"/>
        <w:rPr>
          <w:rFonts w:ascii="Times New Roman" w:cs="Times New Roman" w:eastAsia="Times New Roman" w:hAnsi="Times New Roman"/>
          <w:b w:val="0"/>
          <w:i w:val="0"/>
          <w:color w:val="000000"/>
          <w:sz w:val="24"/>
          <w:szCs w:val="24"/>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b w:val="0"/>
          <w:i w:val="0"/>
          <w:color w:val="000000"/>
          <w:sz w:val="24"/>
          <w:szCs w:val="24"/>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Sample Output:</w:t>
      </w:r>
    </w:p>
    <w:p w:rsidR="00000000" w:rsidDel="00000000" w:rsidP="00000000" w:rsidRDefault="00000000" w:rsidRPr="00000000" w14:paraId="000000AF">
      <w:pPr>
        <w:jc w:val="both"/>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sz w:val="24"/>
          <w:szCs w:val="24"/>
        </w:rPr>
        <w:drawing>
          <wp:inline distB="0" distT="0" distL="0" distR="0">
            <wp:extent cx="5039428" cy="2810267"/>
            <wp:effectExtent b="0" l="0" r="0" t="0"/>
            <wp:docPr id="1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039428" cy="281026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b w:val="1"/>
          <w:i w:val="0"/>
          <w:color w:val="000000"/>
          <w:sz w:val="24"/>
          <w:szCs w:val="24"/>
          <w:u w:val="single"/>
        </w:rPr>
      </w:pPr>
      <w:r w:rsidDel="00000000" w:rsidR="00000000" w:rsidRPr="00000000">
        <w:rPr>
          <w:rFonts w:ascii="Times New Roman" w:cs="Times New Roman" w:eastAsia="Times New Roman" w:hAnsi="Times New Roman"/>
          <w:b w:val="1"/>
          <w:i w:val="0"/>
          <w:color w:val="000000"/>
          <w:sz w:val="24"/>
          <w:szCs w:val="24"/>
          <w:u w:val="single"/>
          <w:rtl w:val="0"/>
        </w:rPr>
        <w:t xml:space="preserve">Question 4:[23 marks]</w:t>
      </w:r>
    </w:p>
    <w:sdt>
      <w:sdtPr>
        <w:tag w:val="goog_rdk_8"/>
      </w:sdtPr>
      <w:sdtContent>
        <w:p w:rsidR="00000000" w:rsidDel="00000000" w:rsidP="00000000" w:rsidRDefault="00000000" w:rsidRPr="00000000" w14:paraId="000000B1">
          <w:pPr>
            <w:jc w:val="both"/>
            <w:rPr>
              <w:del w:author="Muhammad Akhyar Chaudhary BSDS 2022 FAST NU LHR" w:id="4" w:date="2022-12-15T14:38:29Z"/>
            </w:rPr>
          </w:pPr>
          <w:sdt>
            <w:sdtPr>
              <w:tag w:val="goog_rdk_7"/>
            </w:sdtPr>
            <w:sdtContent>
              <w:del w:author="Muhammad Akhyar Chaudhary BSDS 2022 FAST NU LHR" w:id="4" w:date="2022-12-15T14:38:29Z">
                <w:r w:rsidDel="00000000" w:rsidR="00000000" w:rsidRPr="00000000">
                  <w:rPr>
                    <w:rtl w:val="0"/>
                  </w:rPr>
                  <w:delText xml:space="preserve">Ahmed and Iffrah are playing a game "Search Word". In this game there are sequence of characters stored in 8 X 25 table and this table is stored in "characters.txt" file . Both Ahmed and Iffrah have to search particular words available in "WordstoSearch.txt".   There are 4 words of length 6 in "WordstoSearch.txt" . Words can be searched horizontally, vertically and diagonally. </w:delText>
                </w:r>
              </w:del>
            </w:sdtContent>
          </w:sdt>
        </w:p>
      </w:sdtContent>
    </w:sdt>
    <w:sdt>
      <w:sdtPr>
        <w:tag w:val="goog_rdk_10"/>
      </w:sdtPr>
      <w:sdtContent>
        <w:p w:rsidR="00000000" w:rsidDel="00000000" w:rsidP="00000000" w:rsidRDefault="00000000" w:rsidRPr="00000000" w14:paraId="000000B2">
          <w:pPr>
            <w:jc w:val="both"/>
            <w:rPr>
              <w:del w:author="Muhammad Akhyar Chaudhary BSDS 2022 FAST NU LHR" w:id="4" w:date="2022-12-15T14:38:29Z"/>
            </w:rPr>
          </w:pPr>
          <w:sdt>
            <w:sdtPr>
              <w:tag w:val="goog_rdk_9"/>
            </w:sdtPr>
            <w:sdtContent>
              <w:del w:author="Muhammad Akhyar Chaudhary BSDS 2022 FAST NU LHR" w:id="4" w:date="2022-12-15T14:38:29Z">
                <w:r w:rsidDel="00000000" w:rsidR="00000000" w:rsidRPr="00000000">
                  <w:rPr>
                    <w:rtl w:val="0"/>
                  </w:rPr>
                  <w:delText xml:space="preserve">The one who search more words from characters.txt won the game,  but Iffrah is much younger than Ahmed, so we have decided  to help Iffrah by developing a program that will tell about Iffrah total number of words found in "characters.txt".</w:delText>
                </w:r>
              </w:del>
            </w:sdtContent>
          </w:sdt>
        </w:p>
      </w:sdtContent>
    </w:sdt>
    <w:sdt>
      <w:sdtPr>
        <w:tag w:val="goog_rdk_12"/>
      </w:sdtPr>
      <w:sdtContent>
        <w:p w:rsidR="00000000" w:rsidDel="00000000" w:rsidP="00000000" w:rsidRDefault="00000000" w:rsidRPr="00000000" w14:paraId="000000B3">
          <w:pPr>
            <w:jc w:val="both"/>
            <w:rPr>
              <w:del w:author="Muhammad Akhyar Chaudhary BSDS 2022 FAST NU LHR" w:id="4" w:date="2022-12-15T14:38:29Z"/>
            </w:rPr>
          </w:pPr>
          <w:sdt>
            <w:sdtPr>
              <w:tag w:val="goog_rdk_11"/>
            </w:sdtPr>
            <w:sdtContent>
              <w:del w:author="Muhammad Akhyar Chaudhary BSDS 2022 FAST NU LHR" w:id="4" w:date="2022-12-15T14:38:29Z">
                <w:r w:rsidDel="00000000" w:rsidR="00000000" w:rsidRPr="00000000">
                  <w:rPr>
                    <w:rtl w:val="0"/>
                  </w:rPr>
                  <w:delText xml:space="preserve">Your task is to develop a program to search words in "characters.txt" and count them . The list of words to be searched is available in "WordstoSearch.txt". Your program should follow divide and conquer rule.</w:delText>
                </w:r>
              </w:del>
            </w:sdtContent>
          </w:sdt>
        </w:p>
      </w:sdtContent>
    </w:sdt>
    <w:sdt>
      <w:sdtPr>
        <w:tag w:val="goog_rdk_14"/>
      </w:sdtPr>
      <w:sdtContent>
        <w:p w:rsidR="00000000" w:rsidDel="00000000" w:rsidP="00000000" w:rsidRDefault="00000000" w:rsidRPr="00000000" w14:paraId="000000B4">
          <w:pPr>
            <w:jc w:val="both"/>
            <w:rPr>
              <w:del w:author="Muhammad Akhyar Chaudhary BSDS 2022 FAST NU LHR" w:id="4" w:date="2022-12-15T14:38:29Z"/>
            </w:rPr>
          </w:pPr>
          <w:sdt>
            <w:sdtPr>
              <w:tag w:val="goog_rdk_13"/>
            </w:sdtPr>
            <w:sdtContent>
              <w:del w:author="Muhammad Akhyar Chaudhary BSDS 2022 FAST NU LHR" w:id="4" w:date="2022-12-15T14:38:29Z">
                <w:r w:rsidDel="00000000" w:rsidR="00000000" w:rsidRPr="00000000">
                  <w:rPr>
                    <w:rtl w:val="0"/>
                  </w:rPr>
                  <w:delText xml:space="preserve">Following functions should be there in the program.</w:delText>
                </w:r>
              </w:del>
            </w:sdtContent>
          </w:sdt>
        </w:p>
      </w:sdtContent>
    </w:sdt>
    <w:sdt>
      <w:sdtPr>
        <w:tag w:val="goog_rdk_16"/>
      </w:sdtPr>
      <w:sdtContent>
        <w:p w:rsidR="00000000" w:rsidDel="00000000" w:rsidP="00000000" w:rsidRDefault="00000000" w:rsidRPr="00000000" w14:paraId="000000B5">
          <w:pPr>
            <w:jc w:val="both"/>
            <w:rPr>
              <w:del w:author="Muhammad Akhyar Chaudhary BSDS 2022 FAST NU LHR" w:id="4" w:date="2022-12-15T14:38:29Z"/>
            </w:rPr>
          </w:pPr>
          <w:sdt>
            <w:sdtPr>
              <w:tag w:val="goog_rdk_15"/>
            </w:sdtPr>
            <w:sdtContent>
              <w:del w:author="Muhammad Akhyar Chaudhary BSDS 2022 FAST NU LHR" w:id="4" w:date="2022-12-15T14:38:29Z">
                <w:r w:rsidDel="00000000" w:rsidR="00000000" w:rsidRPr="00000000">
                  <w:rPr>
                    <w:rtl w:val="0"/>
                  </w:rPr>
                  <w:delText xml:space="preserve">1. Load "characters.txt" in 2d array named "characters" using function named "LoadCharacters".</w:delText>
                </w:r>
                <w:r w:rsidDel="00000000" w:rsidR="00000000" w:rsidRPr="00000000">
                  <w:rPr>
                    <w:b w:val="1"/>
                    <w:rtl w:val="0"/>
                  </w:rPr>
                  <w:delText xml:space="preserve">[2.5 marks]</w:delText>
                </w:r>
                <w:r w:rsidDel="00000000" w:rsidR="00000000" w:rsidRPr="00000000">
                  <w:rPr>
                    <w:rtl w:val="0"/>
                  </w:rPr>
                </w:r>
              </w:del>
            </w:sdtContent>
          </w:sdt>
        </w:p>
      </w:sdtContent>
    </w:sdt>
    <w:sdt>
      <w:sdtPr>
        <w:tag w:val="goog_rdk_18"/>
      </w:sdtPr>
      <w:sdtContent>
        <w:p w:rsidR="00000000" w:rsidDel="00000000" w:rsidP="00000000" w:rsidRDefault="00000000" w:rsidRPr="00000000" w14:paraId="000000B6">
          <w:pPr>
            <w:jc w:val="both"/>
            <w:rPr>
              <w:del w:author="Muhammad Akhyar Chaudhary BSDS 2022 FAST NU LHR" w:id="4" w:date="2022-12-15T14:38:29Z"/>
            </w:rPr>
          </w:pPr>
          <w:sdt>
            <w:sdtPr>
              <w:tag w:val="goog_rdk_17"/>
            </w:sdtPr>
            <w:sdtContent>
              <w:del w:author="Muhammad Akhyar Chaudhary BSDS 2022 FAST NU LHR" w:id="4" w:date="2022-12-15T14:38:29Z">
                <w:r w:rsidDel="00000000" w:rsidR="00000000" w:rsidRPr="00000000">
                  <w:rPr>
                    <w:rtl w:val="0"/>
                  </w:rPr>
                  <w:delText xml:space="preserve">2. Load "WordstoSearch.txt" in 2d array named "WordstoSearch" using function named "LoadWordstoSearch".</w:delText>
                </w:r>
                <w:r w:rsidDel="00000000" w:rsidR="00000000" w:rsidRPr="00000000">
                  <w:rPr>
                    <w:b w:val="1"/>
                    <w:rtl w:val="0"/>
                  </w:rPr>
                  <w:delText xml:space="preserve">[2.5 marks]</w:delText>
                </w:r>
                <w:r w:rsidDel="00000000" w:rsidR="00000000" w:rsidRPr="00000000">
                  <w:rPr>
                    <w:rtl w:val="0"/>
                  </w:rPr>
                </w:r>
              </w:del>
            </w:sdtContent>
          </w:sdt>
        </w:p>
      </w:sdtContent>
    </w:sdt>
    <w:sdt>
      <w:sdtPr>
        <w:tag w:val="goog_rdk_20"/>
      </w:sdtPr>
      <w:sdtContent>
        <w:p w:rsidR="00000000" w:rsidDel="00000000" w:rsidP="00000000" w:rsidRDefault="00000000" w:rsidRPr="00000000" w14:paraId="000000B7">
          <w:pPr>
            <w:jc w:val="both"/>
            <w:rPr>
              <w:del w:author="Muhammad Akhyar Chaudhary BSDS 2022 FAST NU LHR" w:id="4" w:date="2022-12-15T14:38:29Z"/>
            </w:rPr>
          </w:pPr>
          <w:sdt>
            <w:sdtPr>
              <w:tag w:val="goog_rdk_19"/>
            </w:sdtPr>
            <w:sdtContent>
              <w:del w:author="Muhammad Akhyar Chaudhary BSDS 2022 FAST NU LHR" w:id="4" w:date="2022-12-15T14:38:29Z">
                <w:r w:rsidDel="00000000" w:rsidR="00000000" w:rsidRPr="00000000">
                  <w:rPr>
                    <w:rtl w:val="0"/>
                  </w:rPr>
                  <w:delText xml:space="preserve">3. Search word horizontally using function named "SearchHorizontally".</w:delText>
                </w:r>
                <w:r w:rsidDel="00000000" w:rsidR="00000000" w:rsidRPr="00000000">
                  <w:rPr>
                    <w:b w:val="1"/>
                    <w:rtl w:val="0"/>
                  </w:rPr>
                  <w:delText xml:space="preserve">[5 marks]</w:delText>
                </w:r>
                <w:r w:rsidDel="00000000" w:rsidR="00000000" w:rsidRPr="00000000">
                  <w:rPr>
                    <w:rtl w:val="0"/>
                  </w:rPr>
                </w:r>
              </w:del>
            </w:sdtContent>
          </w:sdt>
        </w:p>
      </w:sdtContent>
    </w:sdt>
    <w:sdt>
      <w:sdtPr>
        <w:tag w:val="goog_rdk_22"/>
      </w:sdtPr>
      <w:sdtContent>
        <w:p w:rsidR="00000000" w:rsidDel="00000000" w:rsidP="00000000" w:rsidRDefault="00000000" w:rsidRPr="00000000" w14:paraId="000000B8">
          <w:pPr>
            <w:jc w:val="both"/>
            <w:rPr>
              <w:del w:author="Muhammad Akhyar Chaudhary BSDS 2022 FAST NU LHR" w:id="4" w:date="2022-12-15T14:38:29Z"/>
            </w:rPr>
          </w:pPr>
          <w:sdt>
            <w:sdtPr>
              <w:tag w:val="goog_rdk_21"/>
            </w:sdtPr>
            <w:sdtContent>
              <w:del w:author="Muhammad Akhyar Chaudhary BSDS 2022 FAST NU LHR" w:id="4" w:date="2022-12-15T14:38:29Z">
                <w:r w:rsidDel="00000000" w:rsidR="00000000" w:rsidRPr="00000000">
                  <w:rPr>
                    <w:rtl w:val="0"/>
                  </w:rPr>
                  <w:delText xml:space="preserve">4. Search word vertically using function named "SearchVertically ".</w:delText>
                </w:r>
                <w:r w:rsidDel="00000000" w:rsidR="00000000" w:rsidRPr="00000000">
                  <w:rPr>
                    <w:b w:val="1"/>
                    <w:rtl w:val="0"/>
                  </w:rPr>
                  <w:delText xml:space="preserve">[5 marks]</w:delText>
                </w:r>
                <w:r w:rsidDel="00000000" w:rsidR="00000000" w:rsidRPr="00000000">
                  <w:rPr>
                    <w:rtl w:val="0"/>
                  </w:rPr>
                </w:r>
              </w:del>
            </w:sdtContent>
          </w:sdt>
        </w:p>
      </w:sdtContent>
    </w:sdt>
    <w:sdt>
      <w:sdtPr>
        <w:tag w:val="goog_rdk_24"/>
      </w:sdtPr>
      <w:sdtContent>
        <w:p w:rsidR="00000000" w:rsidDel="00000000" w:rsidP="00000000" w:rsidRDefault="00000000" w:rsidRPr="00000000" w14:paraId="000000B9">
          <w:pPr>
            <w:jc w:val="both"/>
            <w:rPr>
              <w:del w:author="Muhammad Akhyar Chaudhary BSDS 2022 FAST NU LHR" w:id="4" w:date="2022-12-15T14:38:29Z"/>
            </w:rPr>
          </w:pPr>
          <w:sdt>
            <w:sdtPr>
              <w:tag w:val="goog_rdk_23"/>
            </w:sdtPr>
            <w:sdtContent>
              <w:del w:author="Muhammad Akhyar Chaudhary BSDS 2022 FAST NU LHR" w:id="4" w:date="2022-12-15T14:38:29Z">
                <w:r w:rsidDel="00000000" w:rsidR="00000000" w:rsidRPr="00000000">
                  <w:rPr>
                    <w:rtl w:val="0"/>
                  </w:rPr>
                  <w:delText xml:space="preserve">5.  Search word diagonally using function named "SearchDiagonally ".</w:delText>
                </w:r>
                <w:r w:rsidDel="00000000" w:rsidR="00000000" w:rsidRPr="00000000">
                  <w:rPr>
                    <w:b w:val="1"/>
                    <w:rtl w:val="0"/>
                  </w:rPr>
                  <w:delText xml:space="preserve">[5 marks]</w:delText>
                </w:r>
                <w:r w:rsidDel="00000000" w:rsidR="00000000" w:rsidRPr="00000000">
                  <w:rPr>
                    <w:rtl w:val="0"/>
                  </w:rPr>
                </w:r>
              </w:del>
            </w:sdtContent>
          </w:sdt>
        </w:p>
      </w:sdtContent>
    </w:sdt>
    <w:sdt>
      <w:sdtPr>
        <w:tag w:val="goog_rdk_26"/>
      </w:sdtPr>
      <w:sdtContent>
        <w:p w:rsidR="00000000" w:rsidDel="00000000" w:rsidP="00000000" w:rsidRDefault="00000000" w:rsidRPr="00000000" w14:paraId="000000BA">
          <w:pPr>
            <w:jc w:val="both"/>
            <w:rPr>
              <w:del w:author="Muhammad Akhyar Chaudhary BSDS 2022 FAST NU LHR" w:id="4" w:date="2022-12-15T14:38:29Z"/>
            </w:rPr>
          </w:pPr>
          <w:sdt>
            <w:sdtPr>
              <w:tag w:val="goog_rdk_25"/>
            </w:sdtPr>
            <w:sdtContent>
              <w:del w:author="Muhammad Akhyar Chaudhary BSDS 2022 FAST NU LHR" w:id="4" w:date="2022-12-15T14:38:29Z">
                <w:r w:rsidDel="00000000" w:rsidR="00000000" w:rsidRPr="00000000">
                  <w:rPr>
                    <w:rtl w:val="0"/>
                  </w:rPr>
                  <w:delText xml:space="preserve">6. Return the total numbers of words found in "characters.txt" using function "ReturnTotalCount".</w:delText>
                </w:r>
                <w:r w:rsidDel="00000000" w:rsidR="00000000" w:rsidRPr="00000000">
                  <w:rPr>
                    <w:b w:val="1"/>
                    <w:rtl w:val="0"/>
                  </w:rPr>
                  <w:delText xml:space="preserve">[3 marks]</w:delText>
                </w:r>
                <w:r w:rsidDel="00000000" w:rsidR="00000000" w:rsidRPr="00000000">
                  <w:rPr>
                    <w:rtl w:val="0"/>
                  </w:rPr>
                </w:r>
              </w:del>
            </w:sdtContent>
          </w:sdt>
        </w:p>
      </w:sdtContent>
    </w:sdt>
    <w:sdt>
      <w:sdtPr>
        <w:tag w:val="goog_rdk_28"/>
      </w:sdtPr>
      <w:sdtContent>
        <w:p w:rsidR="00000000" w:rsidDel="00000000" w:rsidP="00000000" w:rsidRDefault="00000000" w:rsidRPr="00000000" w14:paraId="000000BB">
          <w:pPr>
            <w:jc w:val="both"/>
            <w:rPr>
              <w:del w:author="Muhammad Akhyar Chaudhary BSDS 2022 FAST NU LHR" w:id="4" w:date="2022-12-15T14:38:29Z"/>
            </w:rPr>
          </w:pPr>
          <w:sdt>
            <w:sdtPr>
              <w:tag w:val="goog_rdk_27"/>
            </w:sdtPr>
            <w:sdtContent>
              <w:del w:author="Muhammad Akhyar Chaudhary BSDS 2022 FAST NU LHR" w:id="4" w:date="2022-12-15T14:38:29Z">
                <w:r w:rsidDel="00000000" w:rsidR="00000000" w:rsidRPr="00000000">
                  <w:rPr>
                    <w:rtl w:val="0"/>
                  </w:rPr>
                  <w:delText xml:space="preserve">Following are the input files:  </w:delText>
                </w:r>
              </w:del>
            </w:sdtContent>
          </w:sdt>
        </w:p>
      </w:sdtContent>
    </w:sdt>
    <w:p w:rsidR="00000000" w:rsidDel="00000000" w:rsidP="00000000" w:rsidRDefault="00000000" w:rsidRPr="00000000" w14:paraId="000000BC">
      <w:pPr>
        <w:jc w:val="both"/>
        <w:rPr>
          <w:b w:val="1"/>
          <w:u w:val="single"/>
        </w:rPr>
      </w:pPr>
      <w:sdt>
        <w:sdtPr>
          <w:tag w:val="goog_rdk_29"/>
        </w:sdtPr>
        <w:sdtContent>
          <w:del w:author="Muhammad Akhyar Chaudhary BSDS 2022 FAST NU LHR" w:id="4" w:date="2022-12-15T14:38:29Z">
            <w:r w:rsidDel="00000000" w:rsidR="00000000" w:rsidRPr="00000000">
              <w:rPr>
                <w:b w:val="1"/>
                <w:u w:val="single"/>
                <w:rtl w:val="0"/>
              </w:rPr>
              <w:delText xml:space="preserve">Input</w:delText>
            </w:r>
          </w:del>
        </w:sdtContent>
      </w:sdt>
      <w:r w:rsidDel="00000000" w:rsidR="00000000" w:rsidRPr="00000000">
        <w:rPr>
          <w:rtl w:val="0"/>
        </w:rPr>
      </w:r>
    </w:p>
    <w:tbl>
      <w:tblPr>
        <w:tblStyle w:val="Table4"/>
        <w:tblW w:w="10440.0" w:type="dxa"/>
        <w:jc w:val="left"/>
        <w:tblInd w:w="-108.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00"/>
      </w:tblPr>
      <w:tblGrid>
        <w:gridCol w:w="1305"/>
        <w:gridCol w:w="1305"/>
        <w:gridCol w:w="1305"/>
        <w:gridCol w:w="1305"/>
        <w:gridCol w:w="1305"/>
        <w:gridCol w:w="1305"/>
        <w:gridCol w:w="1305"/>
        <w:gridCol w:w="1305"/>
        <w:tblGridChange w:id="0">
          <w:tblGrid>
            <w:gridCol w:w="1305"/>
            <w:gridCol w:w="1305"/>
            <w:gridCol w:w="1305"/>
            <w:gridCol w:w="1305"/>
            <w:gridCol w:w="1305"/>
            <w:gridCol w:w="1305"/>
            <w:gridCol w:w="1305"/>
            <w:gridCol w:w="1305"/>
          </w:tblGrid>
        </w:tblGridChange>
      </w:tblGrid>
      <w:tr>
        <w:trPr>
          <w:cantSplit w:val="0"/>
          <w:tblHeader w:val="0"/>
        </w:trPr>
        <w:tc>
          <w:tcPr>
            <w:shd w:fill="ffff00" w:val="clear"/>
          </w:tcPr>
          <w:p w:rsidR="00000000" w:rsidDel="00000000" w:rsidP="00000000" w:rsidRDefault="00000000" w:rsidRPr="00000000" w14:paraId="000000BD">
            <w:pPr>
              <w:jc w:val="both"/>
              <w:rPr>
                <w:b w:val="1"/>
              </w:rPr>
            </w:pPr>
            <w:r w:rsidDel="00000000" w:rsidR="00000000" w:rsidRPr="00000000">
              <w:rPr>
                <w:b w:val="1"/>
                <w:rtl w:val="0"/>
              </w:rPr>
              <w:t xml:space="preserve">h</w:t>
            </w:r>
          </w:p>
        </w:tc>
        <w:tc>
          <w:tcPr>
            <w:shd w:fill="ffff00" w:val="clear"/>
          </w:tcPr>
          <w:p w:rsidR="00000000" w:rsidDel="00000000" w:rsidP="00000000" w:rsidRDefault="00000000" w:rsidRPr="00000000" w14:paraId="000000BE">
            <w:pPr>
              <w:jc w:val="both"/>
              <w:rPr>
                <w:b w:val="1"/>
              </w:rPr>
            </w:pPr>
            <w:r w:rsidDel="00000000" w:rsidR="00000000" w:rsidRPr="00000000">
              <w:rPr>
                <w:b w:val="1"/>
                <w:rtl w:val="0"/>
              </w:rPr>
              <w:t xml:space="preserve">e</w:t>
            </w:r>
          </w:p>
        </w:tc>
        <w:tc>
          <w:tcPr>
            <w:shd w:fill="ffff00" w:val="clear"/>
          </w:tcPr>
          <w:p w:rsidR="00000000" w:rsidDel="00000000" w:rsidP="00000000" w:rsidRDefault="00000000" w:rsidRPr="00000000" w14:paraId="000000BF">
            <w:pPr>
              <w:jc w:val="both"/>
              <w:rPr>
                <w:b w:val="1"/>
              </w:rPr>
            </w:pPr>
            <w:r w:rsidDel="00000000" w:rsidR="00000000" w:rsidRPr="00000000">
              <w:rPr>
                <w:b w:val="1"/>
                <w:rtl w:val="0"/>
              </w:rPr>
              <w:t xml:space="preserve">l</w:t>
            </w:r>
          </w:p>
        </w:tc>
        <w:tc>
          <w:tcPr>
            <w:shd w:fill="ffff00" w:val="clear"/>
          </w:tcPr>
          <w:p w:rsidR="00000000" w:rsidDel="00000000" w:rsidP="00000000" w:rsidRDefault="00000000" w:rsidRPr="00000000" w14:paraId="000000C0">
            <w:pPr>
              <w:jc w:val="both"/>
              <w:rPr>
                <w:b w:val="1"/>
              </w:rPr>
            </w:pPr>
            <w:r w:rsidDel="00000000" w:rsidR="00000000" w:rsidRPr="00000000">
              <w:rPr>
                <w:b w:val="1"/>
                <w:rtl w:val="0"/>
              </w:rPr>
              <w:t xml:space="preserve">l</w:t>
            </w:r>
          </w:p>
        </w:tc>
        <w:tc>
          <w:tcPr>
            <w:shd w:fill="ffff00" w:val="clear"/>
          </w:tcPr>
          <w:p w:rsidR="00000000" w:rsidDel="00000000" w:rsidP="00000000" w:rsidRDefault="00000000" w:rsidRPr="00000000" w14:paraId="000000C1">
            <w:pPr>
              <w:jc w:val="both"/>
              <w:rPr>
                <w:b w:val="1"/>
              </w:rPr>
            </w:pPr>
            <w:r w:rsidDel="00000000" w:rsidR="00000000" w:rsidRPr="00000000">
              <w:rPr>
                <w:b w:val="1"/>
                <w:rtl w:val="0"/>
              </w:rPr>
              <w:t xml:space="preserve">o</w:t>
            </w:r>
          </w:p>
        </w:tc>
        <w:tc>
          <w:tcPr>
            <w:shd w:fill="ffff00" w:val="clear"/>
          </w:tcPr>
          <w:p w:rsidR="00000000" w:rsidDel="00000000" w:rsidP="00000000" w:rsidRDefault="00000000" w:rsidRPr="00000000" w14:paraId="000000C2">
            <w:pPr>
              <w:jc w:val="both"/>
              <w:rPr>
                <w:b w:val="1"/>
              </w:rPr>
            </w:pPr>
            <w:r w:rsidDel="00000000" w:rsidR="00000000" w:rsidRPr="00000000">
              <w:rPr>
                <w:b w:val="1"/>
                <w:rtl w:val="0"/>
              </w:rPr>
              <w:t xml:space="preserve">w</w:t>
            </w:r>
          </w:p>
        </w:tc>
        <w:tc>
          <w:tcPr/>
          <w:p w:rsidR="00000000" w:rsidDel="00000000" w:rsidP="00000000" w:rsidRDefault="00000000" w:rsidRPr="00000000" w14:paraId="000000C3">
            <w:pPr>
              <w:jc w:val="both"/>
              <w:rPr>
                <w:b w:val="1"/>
              </w:rPr>
            </w:pPr>
            <w:r w:rsidDel="00000000" w:rsidR="00000000" w:rsidRPr="00000000">
              <w:rPr>
                <w:b w:val="1"/>
                <w:rtl w:val="0"/>
              </w:rPr>
              <w:t xml:space="preserve">u</w:t>
            </w:r>
          </w:p>
        </w:tc>
        <w:tc>
          <w:tcPr>
            <w:shd w:fill="ffff00" w:val="clear"/>
          </w:tcPr>
          <w:p w:rsidR="00000000" w:rsidDel="00000000" w:rsidP="00000000" w:rsidRDefault="00000000" w:rsidRPr="00000000" w14:paraId="000000C4">
            <w:pPr>
              <w:jc w:val="both"/>
              <w:rPr>
                <w:b w:val="1"/>
              </w:rPr>
            </w:pPr>
            <w:r w:rsidDel="00000000" w:rsidR="00000000" w:rsidRPr="00000000">
              <w:rPr>
                <w:b w:val="1"/>
                <w:rtl w:val="0"/>
              </w:rPr>
              <w:t xml:space="preserve">c</w:t>
            </w:r>
          </w:p>
        </w:tc>
      </w:tr>
      <w:tr>
        <w:trPr>
          <w:cantSplit w:val="0"/>
          <w:tblHeader w:val="0"/>
        </w:trPr>
        <w:tc>
          <w:tcPr/>
          <w:p w:rsidR="00000000" w:rsidDel="00000000" w:rsidP="00000000" w:rsidRDefault="00000000" w:rsidRPr="00000000" w14:paraId="000000C5">
            <w:pPr>
              <w:jc w:val="both"/>
              <w:rPr>
                <w:b w:val="1"/>
              </w:rPr>
            </w:pPr>
            <w:r w:rsidDel="00000000" w:rsidR="00000000" w:rsidRPr="00000000">
              <w:rPr>
                <w:b w:val="1"/>
                <w:rtl w:val="0"/>
              </w:rPr>
              <w:t xml:space="preserve">h</w:t>
            </w:r>
          </w:p>
        </w:tc>
        <w:tc>
          <w:tcPr/>
          <w:p w:rsidR="00000000" w:rsidDel="00000000" w:rsidP="00000000" w:rsidRDefault="00000000" w:rsidRPr="00000000" w14:paraId="000000C6">
            <w:pPr>
              <w:jc w:val="both"/>
              <w:rPr>
                <w:b w:val="1"/>
              </w:rPr>
            </w:pPr>
            <w:r w:rsidDel="00000000" w:rsidR="00000000" w:rsidRPr="00000000">
              <w:rPr>
                <w:b w:val="1"/>
                <w:rtl w:val="0"/>
              </w:rPr>
              <w:t xml:space="preserve">s</w:t>
            </w:r>
          </w:p>
        </w:tc>
        <w:tc>
          <w:tcPr/>
          <w:p w:rsidR="00000000" w:rsidDel="00000000" w:rsidP="00000000" w:rsidRDefault="00000000" w:rsidRPr="00000000" w14:paraId="000000C7">
            <w:pPr>
              <w:jc w:val="both"/>
              <w:rPr>
                <w:b w:val="1"/>
              </w:rPr>
            </w:pPr>
            <w:r w:rsidDel="00000000" w:rsidR="00000000" w:rsidRPr="00000000">
              <w:rPr>
                <w:b w:val="1"/>
                <w:rtl w:val="0"/>
              </w:rPr>
              <w:t xml:space="preserve">d</w:t>
            </w:r>
          </w:p>
        </w:tc>
        <w:tc>
          <w:tcPr/>
          <w:p w:rsidR="00000000" w:rsidDel="00000000" w:rsidP="00000000" w:rsidRDefault="00000000" w:rsidRPr="00000000" w14:paraId="000000C8">
            <w:pPr>
              <w:jc w:val="both"/>
              <w:rPr>
                <w:b w:val="1"/>
              </w:rPr>
            </w:pPr>
            <w:r w:rsidDel="00000000" w:rsidR="00000000" w:rsidRPr="00000000">
              <w:rPr>
                <w:b w:val="1"/>
                <w:rtl w:val="0"/>
              </w:rPr>
              <w:t xml:space="preserve">s</w:t>
            </w:r>
          </w:p>
        </w:tc>
        <w:tc>
          <w:tcPr/>
          <w:p w:rsidR="00000000" w:rsidDel="00000000" w:rsidP="00000000" w:rsidRDefault="00000000" w:rsidRPr="00000000" w14:paraId="000000C9">
            <w:pPr>
              <w:jc w:val="both"/>
              <w:rPr>
                <w:b w:val="1"/>
              </w:rPr>
            </w:pPr>
            <w:r w:rsidDel="00000000" w:rsidR="00000000" w:rsidRPr="00000000">
              <w:rPr>
                <w:b w:val="1"/>
                <w:rtl w:val="0"/>
              </w:rPr>
              <w:t xml:space="preserve">d</w:t>
            </w:r>
          </w:p>
        </w:tc>
        <w:tc>
          <w:tcPr/>
          <w:p w:rsidR="00000000" w:rsidDel="00000000" w:rsidP="00000000" w:rsidRDefault="00000000" w:rsidRPr="00000000" w14:paraId="000000CA">
            <w:pPr>
              <w:jc w:val="both"/>
              <w:rPr>
                <w:b w:val="1"/>
              </w:rPr>
            </w:pPr>
            <w:r w:rsidDel="00000000" w:rsidR="00000000" w:rsidRPr="00000000">
              <w:rPr>
                <w:b w:val="1"/>
                <w:rtl w:val="0"/>
              </w:rPr>
              <w:t xml:space="preserve">h</w:t>
            </w:r>
          </w:p>
        </w:tc>
        <w:tc>
          <w:tcPr/>
          <w:p w:rsidR="00000000" w:rsidDel="00000000" w:rsidP="00000000" w:rsidRDefault="00000000" w:rsidRPr="00000000" w14:paraId="000000CB">
            <w:pPr>
              <w:jc w:val="both"/>
              <w:rPr>
                <w:b w:val="1"/>
              </w:rPr>
            </w:pPr>
            <w:r w:rsidDel="00000000" w:rsidR="00000000" w:rsidRPr="00000000">
              <w:rPr>
                <w:b w:val="1"/>
                <w:rtl w:val="0"/>
              </w:rPr>
              <w:t xml:space="preserve">j</w:t>
            </w:r>
          </w:p>
        </w:tc>
        <w:tc>
          <w:tcPr>
            <w:shd w:fill="ffff00" w:val="clear"/>
          </w:tcPr>
          <w:p w:rsidR="00000000" w:rsidDel="00000000" w:rsidP="00000000" w:rsidRDefault="00000000" w:rsidRPr="00000000" w14:paraId="000000CC">
            <w:pPr>
              <w:jc w:val="both"/>
              <w:rPr>
                <w:b w:val="1"/>
              </w:rPr>
            </w:pPr>
            <w:r w:rsidDel="00000000" w:rsidR="00000000" w:rsidRPr="00000000">
              <w:rPr>
                <w:b w:val="1"/>
                <w:rtl w:val="0"/>
              </w:rPr>
              <w:t xml:space="preserve">r</w:t>
            </w:r>
          </w:p>
        </w:tc>
      </w:tr>
      <w:tr>
        <w:trPr>
          <w:cantSplit w:val="0"/>
          <w:tblHeader w:val="0"/>
        </w:trPr>
        <w:tc>
          <w:tcPr/>
          <w:p w:rsidR="00000000" w:rsidDel="00000000" w:rsidP="00000000" w:rsidRDefault="00000000" w:rsidRPr="00000000" w14:paraId="000000CD">
            <w:pPr>
              <w:jc w:val="both"/>
              <w:rPr>
                <w:b w:val="1"/>
              </w:rPr>
            </w:pPr>
            <w:r w:rsidDel="00000000" w:rsidR="00000000" w:rsidRPr="00000000">
              <w:rPr>
                <w:b w:val="1"/>
                <w:rtl w:val="0"/>
              </w:rPr>
              <w:t xml:space="preserve">k</w:t>
            </w:r>
          </w:p>
        </w:tc>
        <w:tc>
          <w:tcPr/>
          <w:p w:rsidR="00000000" w:rsidDel="00000000" w:rsidP="00000000" w:rsidRDefault="00000000" w:rsidRPr="00000000" w14:paraId="000000CE">
            <w:pPr>
              <w:jc w:val="both"/>
              <w:rPr>
                <w:b w:val="1"/>
              </w:rPr>
            </w:pPr>
            <w:r w:rsidDel="00000000" w:rsidR="00000000" w:rsidRPr="00000000">
              <w:rPr>
                <w:b w:val="1"/>
                <w:rtl w:val="0"/>
              </w:rPr>
              <w:t xml:space="preserve">a</w:t>
            </w:r>
          </w:p>
        </w:tc>
        <w:tc>
          <w:tcPr/>
          <w:p w:rsidR="00000000" w:rsidDel="00000000" w:rsidP="00000000" w:rsidRDefault="00000000" w:rsidRPr="00000000" w14:paraId="000000CF">
            <w:pPr>
              <w:jc w:val="both"/>
              <w:rPr>
                <w:b w:val="1"/>
              </w:rPr>
            </w:pPr>
            <w:r w:rsidDel="00000000" w:rsidR="00000000" w:rsidRPr="00000000">
              <w:rPr>
                <w:b w:val="1"/>
                <w:rtl w:val="0"/>
              </w:rPr>
              <w:t xml:space="preserve">j</w:t>
            </w:r>
          </w:p>
        </w:tc>
        <w:tc>
          <w:tcPr/>
          <w:p w:rsidR="00000000" w:rsidDel="00000000" w:rsidP="00000000" w:rsidRDefault="00000000" w:rsidRPr="00000000" w14:paraId="000000D0">
            <w:pPr>
              <w:jc w:val="both"/>
              <w:rPr>
                <w:b w:val="1"/>
              </w:rPr>
            </w:pPr>
            <w:r w:rsidDel="00000000" w:rsidR="00000000" w:rsidRPr="00000000">
              <w:rPr>
                <w:b w:val="1"/>
                <w:rtl w:val="0"/>
              </w:rPr>
              <w:t xml:space="preserve">d</w:t>
            </w:r>
          </w:p>
        </w:tc>
        <w:tc>
          <w:tcPr/>
          <w:p w:rsidR="00000000" w:rsidDel="00000000" w:rsidP="00000000" w:rsidRDefault="00000000" w:rsidRPr="00000000" w14:paraId="000000D1">
            <w:pPr>
              <w:jc w:val="both"/>
              <w:rPr>
                <w:b w:val="1"/>
              </w:rPr>
            </w:pPr>
            <w:r w:rsidDel="00000000" w:rsidR="00000000" w:rsidRPr="00000000">
              <w:rPr>
                <w:b w:val="1"/>
                <w:rtl w:val="0"/>
              </w:rPr>
              <w:t xml:space="preserve">k</w:t>
            </w:r>
          </w:p>
        </w:tc>
        <w:tc>
          <w:tcPr/>
          <w:p w:rsidR="00000000" w:rsidDel="00000000" w:rsidP="00000000" w:rsidRDefault="00000000" w:rsidRPr="00000000" w14:paraId="000000D2">
            <w:pPr>
              <w:jc w:val="both"/>
              <w:rPr>
                <w:b w:val="1"/>
              </w:rPr>
            </w:pPr>
            <w:r w:rsidDel="00000000" w:rsidR="00000000" w:rsidRPr="00000000">
              <w:rPr>
                <w:b w:val="1"/>
                <w:rtl w:val="0"/>
              </w:rPr>
              <w:t xml:space="preserve">s</w:t>
            </w:r>
          </w:p>
        </w:tc>
        <w:tc>
          <w:tcPr/>
          <w:p w:rsidR="00000000" w:rsidDel="00000000" w:rsidP="00000000" w:rsidRDefault="00000000" w:rsidRPr="00000000" w14:paraId="000000D3">
            <w:pPr>
              <w:jc w:val="both"/>
              <w:rPr>
                <w:b w:val="1"/>
              </w:rPr>
            </w:pPr>
            <w:r w:rsidDel="00000000" w:rsidR="00000000" w:rsidRPr="00000000">
              <w:rPr>
                <w:b w:val="1"/>
                <w:rtl w:val="0"/>
              </w:rPr>
              <w:t xml:space="preserve">j</w:t>
            </w:r>
          </w:p>
        </w:tc>
        <w:tc>
          <w:tcPr>
            <w:shd w:fill="ffff00" w:val="clear"/>
          </w:tcPr>
          <w:p w:rsidR="00000000" w:rsidDel="00000000" w:rsidP="00000000" w:rsidRDefault="00000000" w:rsidRPr="00000000" w14:paraId="000000D4">
            <w:pPr>
              <w:jc w:val="both"/>
              <w:rPr>
                <w:b w:val="1"/>
              </w:rPr>
            </w:pPr>
            <w:r w:rsidDel="00000000" w:rsidR="00000000" w:rsidRPr="00000000">
              <w:rPr>
                <w:b w:val="1"/>
                <w:rtl w:val="0"/>
              </w:rPr>
              <w:t xml:space="preserve">e</w:t>
            </w:r>
          </w:p>
        </w:tc>
      </w:tr>
      <w:tr>
        <w:trPr>
          <w:cantSplit w:val="0"/>
          <w:tblHeader w:val="0"/>
        </w:trPr>
        <w:tc>
          <w:tcPr/>
          <w:p w:rsidR="00000000" w:rsidDel="00000000" w:rsidP="00000000" w:rsidRDefault="00000000" w:rsidRPr="00000000" w14:paraId="000000D5">
            <w:pPr>
              <w:jc w:val="both"/>
              <w:rPr>
                <w:b w:val="1"/>
              </w:rPr>
            </w:pPr>
            <w:r w:rsidDel="00000000" w:rsidR="00000000" w:rsidRPr="00000000">
              <w:rPr>
                <w:b w:val="1"/>
                <w:rtl w:val="0"/>
              </w:rPr>
              <w:t xml:space="preserve">j</w:t>
            </w:r>
          </w:p>
        </w:tc>
        <w:tc>
          <w:tcPr/>
          <w:p w:rsidR="00000000" w:rsidDel="00000000" w:rsidP="00000000" w:rsidRDefault="00000000" w:rsidRPr="00000000" w14:paraId="000000D6">
            <w:pPr>
              <w:jc w:val="both"/>
              <w:rPr>
                <w:b w:val="1"/>
              </w:rPr>
            </w:pPr>
            <w:r w:rsidDel="00000000" w:rsidR="00000000" w:rsidRPr="00000000">
              <w:rPr>
                <w:b w:val="1"/>
                <w:rtl w:val="0"/>
              </w:rPr>
              <w:t xml:space="preserve">j</w:t>
            </w:r>
          </w:p>
        </w:tc>
        <w:tc>
          <w:tcPr/>
          <w:p w:rsidR="00000000" w:rsidDel="00000000" w:rsidP="00000000" w:rsidRDefault="00000000" w:rsidRPr="00000000" w14:paraId="000000D7">
            <w:pPr>
              <w:jc w:val="both"/>
              <w:rPr>
                <w:b w:val="1"/>
              </w:rPr>
            </w:pPr>
            <w:r w:rsidDel="00000000" w:rsidR="00000000" w:rsidRPr="00000000">
              <w:rPr>
                <w:b w:val="1"/>
                <w:rtl w:val="0"/>
              </w:rPr>
              <w:t xml:space="preserve">d</w:t>
            </w:r>
          </w:p>
        </w:tc>
        <w:tc>
          <w:tcPr/>
          <w:p w:rsidR="00000000" w:rsidDel="00000000" w:rsidP="00000000" w:rsidRDefault="00000000" w:rsidRPr="00000000" w14:paraId="000000D8">
            <w:pPr>
              <w:jc w:val="both"/>
              <w:rPr>
                <w:b w:val="1"/>
              </w:rPr>
            </w:pPr>
            <w:r w:rsidDel="00000000" w:rsidR="00000000" w:rsidRPr="00000000">
              <w:rPr>
                <w:b w:val="1"/>
                <w:rtl w:val="0"/>
              </w:rPr>
              <w:t xml:space="preserve">s</w:t>
            </w:r>
          </w:p>
        </w:tc>
        <w:tc>
          <w:tcPr/>
          <w:p w:rsidR="00000000" w:rsidDel="00000000" w:rsidP="00000000" w:rsidRDefault="00000000" w:rsidRPr="00000000" w14:paraId="000000D9">
            <w:pPr>
              <w:jc w:val="both"/>
              <w:rPr>
                <w:b w:val="1"/>
              </w:rPr>
            </w:pPr>
            <w:r w:rsidDel="00000000" w:rsidR="00000000" w:rsidRPr="00000000">
              <w:rPr>
                <w:b w:val="1"/>
                <w:rtl w:val="0"/>
              </w:rPr>
              <w:t xml:space="preserve">j</w:t>
            </w:r>
          </w:p>
        </w:tc>
        <w:tc>
          <w:tcPr/>
          <w:p w:rsidR="00000000" w:rsidDel="00000000" w:rsidP="00000000" w:rsidRDefault="00000000" w:rsidRPr="00000000" w14:paraId="000000DA">
            <w:pPr>
              <w:jc w:val="both"/>
              <w:rPr>
                <w:b w:val="1"/>
              </w:rPr>
            </w:pPr>
            <w:r w:rsidDel="00000000" w:rsidR="00000000" w:rsidRPr="00000000">
              <w:rPr>
                <w:b w:val="1"/>
                <w:rtl w:val="0"/>
              </w:rPr>
              <w:t xml:space="preserve">d</w:t>
            </w:r>
          </w:p>
        </w:tc>
        <w:tc>
          <w:tcPr/>
          <w:p w:rsidR="00000000" w:rsidDel="00000000" w:rsidP="00000000" w:rsidRDefault="00000000" w:rsidRPr="00000000" w14:paraId="000000DB">
            <w:pPr>
              <w:jc w:val="both"/>
              <w:rPr>
                <w:b w:val="1"/>
              </w:rPr>
            </w:pPr>
            <w:r w:rsidDel="00000000" w:rsidR="00000000" w:rsidRPr="00000000">
              <w:rPr>
                <w:b w:val="1"/>
                <w:rtl w:val="0"/>
              </w:rPr>
              <w:t xml:space="preserve">d</w:t>
            </w:r>
          </w:p>
        </w:tc>
        <w:tc>
          <w:tcPr>
            <w:shd w:fill="ffff00" w:val="clear"/>
          </w:tcPr>
          <w:p w:rsidR="00000000" w:rsidDel="00000000" w:rsidP="00000000" w:rsidRDefault="00000000" w:rsidRPr="00000000" w14:paraId="000000DC">
            <w:pPr>
              <w:jc w:val="both"/>
              <w:rPr>
                <w:b w:val="1"/>
              </w:rPr>
            </w:pPr>
            <w:r w:rsidDel="00000000" w:rsidR="00000000" w:rsidRPr="00000000">
              <w:rPr>
                <w:b w:val="1"/>
                <w:rtl w:val="0"/>
              </w:rPr>
              <w:t xml:space="preserve">e</w:t>
            </w:r>
          </w:p>
        </w:tc>
      </w:tr>
      <w:tr>
        <w:trPr>
          <w:cantSplit w:val="0"/>
          <w:tblHeader w:val="0"/>
        </w:trPr>
        <w:tc>
          <w:tcPr/>
          <w:p w:rsidR="00000000" w:rsidDel="00000000" w:rsidP="00000000" w:rsidRDefault="00000000" w:rsidRPr="00000000" w14:paraId="000000DD">
            <w:pPr>
              <w:jc w:val="both"/>
              <w:rPr>
                <w:b w:val="1"/>
              </w:rPr>
            </w:pPr>
            <w:r w:rsidDel="00000000" w:rsidR="00000000" w:rsidRPr="00000000">
              <w:rPr>
                <w:b w:val="1"/>
                <w:rtl w:val="0"/>
              </w:rPr>
              <w:t xml:space="preserve">n</w:t>
            </w:r>
          </w:p>
        </w:tc>
        <w:tc>
          <w:tcPr/>
          <w:p w:rsidR="00000000" w:rsidDel="00000000" w:rsidP="00000000" w:rsidRDefault="00000000" w:rsidRPr="00000000" w14:paraId="000000DE">
            <w:pPr>
              <w:jc w:val="both"/>
              <w:rPr>
                <w:b w:val="1"/>
              </w:rPr>
            </w:pPr>
            <w:r w:rsidDel="00000000" w:rsidR="00000000" w:rsidRPr="00000000">
              <w:rPr>
                <w:b w:val="1"/>
                <w:rtl w:val="0"/>
              </w:rPr>
              <w:t xml:space="preserve">d</w:t>
            </w:r>
          </w:p>
        </w:tc>
        <w:tc>
          <w:tcPr/>
          <w:p w:rsidR="00000000" w:rsidDel="00000000" w:rsidP="00000000" w:rsidRDefault="00000000" w:rsidRPr="00000000" w14:paraId="000000DF">
            <w:pPr>
              <w:jc w:val="both"/>
              <w:rPr>
                <w:b w:val="1"/>
              </w:rPr>
            </w:pPr>
            <w:r w:rsidDel="00000000" w:rsidR="00000000" w:rsidRPr="00000000">
              <w:rPr>
                <w:b w:val="1"/>
                <w:rtl w:val="0"/>
              </w:rPr>
              <w:t xml:space="preserve">s</w:t>
            </w:r>
          </w:p>
        </w:tc>
        <w:tc>
          <w:tcPr/>
          <w:p w:rsidR="00000000" w:rsidDel="00000000" w:rsidP="00000000" w:rsidRDefault="00000000" w:rsidRPr="00000000" w14:paraId="000000E0">
            <w:pPr>
              <w:jc w:val="both"/>
              <w:rPr>
                <w:b w:val="1"/>
              </w:rPr>
            </w:pPr>
            <w:r w:rsidDel="00000000" w:rsidR="00000000" w:rsidRPr="00000000">
              <w:rPr>
                <w:b w:val="1"/>
                <w:rtl w:val="0"/>
              </w:rPr>
              <w:t xml:space="preserve">j</w:t>
            </w:r>
          </w:p>
        </w:tc>
        <w:tc>
          <w:tcPr/>
          <w:p w:rsidR="00000000" w:rsidDel="00000000" w:rsidP="00000000" w:rsidRDefault="00000000" w:rsidRPr="00000000" w14:paraId="000000E1">
            <w:pPr>
              <w:jc w:val="both"/>
              <w:rPr>
                <w:b w:val="1"/>
              </w:rPr>
            </w:pPr>
            <w:r w:rsidDel="00000000" w:rsidR="00000000" w:rsidRPr="00000000">
              <w:rPr>
                <w:b w:val="1"/>
                <w:rtl w:val="0"/>
              </w:rPr>
              <w:t xml:space="preserve">s</w:t>
            </w:r>
          </w:p>
        </w:tc>
        <w:tc>
          <w:tcPr/>
          <w:p w:rsidR="00000000" w:rsidDel="00000000" w:rsidP="00000000" w:rsidRDefault="00000000" w:rsidRPr="00000000" w14:paraId="000000E2">
            <w:pPr>
              <w:jc w:val="both"/>
              <w:rPr>
                <w:b w:val="1"/>
              </w:rPr>
            </w:pPr>
            <w:r w:rsidDel="00000000" w:rsidR="00000000" w:rsidRPr="00000000">
              <w:rPr>
                <w:b w:val="1"/>
                <w:rtl w:val="0"/>
              </w:rPr>
              <w:t xml:space="preserve">d</w:t>
            </w:r>
          </w:p>
        </w:tc>
        <w:tc>
          <w:tcPr/>
          <w:p w:rsidR="00000000" w:rsidDel="00000000" w:rsidP="00000000" w:rsidRDefault="00000000" w:rsidRPr="00000000" w14:paraId="000000E3">
            <w:pPr>
              <w:jc w:val="both"/>
              <w:rPr>
                <w:b w:val="1"/>
              </w:rPr>
            </w:pPr>
            <w:r w:rsidDel="00000000" w:rsidR="00000000" w:rsidRPr="00000000">
              <w:rPr>
                <w:b w:val="1"/>
                <w:rtl w:val="0"/>
              </w:rPr>
              <w:t xml:space="preserve">b</w:t>
            </w:r>
          </w:p>
        </w:tc>
        <w:tc>
          <w:tcPr>
            <w:shd w:fill="ffff00" w:val="clear"/>
          </w:tcPr>
          <w:p w:rsidR="00000000" w:rsidDel="00000000" w:rsidP="00000000" w:rsidRDefault="00000000" w:rsidRPr="00000000" w14:paraId="000000E4">
            <w:pPr>
              <w:jc w:val="both"/>
              <w:rPr>
                <w:b w:val="1"/>
              </w:rPr>
            </w:pPr>
            <w:r w:rsidDel="00000000" w:rsidR="00000000" w:rsidRPr="00000000">
              <w:rPr>
                <w:b w:val="1"/>
                <w:rtl w:val="0"/>
              </w:rPr>
              <w:t xml:space="preserve">p</w:t>
            </w:r>
          </w:p>
        </w:tc>
      </w:tr>
      <w:tr>
        <w:trPr>
          <w:cantSplit w:val="0"/>
          <w:tblHeader w:val="0"/>
        </w:trPr>
        <w:tc>
          <w:tcPr/>
          <w:p w:rsidR="00000000" w:rsidDel="00000000" w:rsidP="00000000" w:rsidRDefault="00000000" w:rsidRPr="00000000" w14:paraId="000000E5">
            <w:pPr>
              <w:jc w:val="both"/>
              <w:rPr>
                <w:b w:val="1"/>
              </w:rPr>
            </w:pPr>
            <w:r w:rsidDel="00000000" w:rsidR="00000000" w:rsidRPr="00000000">
              <w:rPr>
                <w:b w:val="1"/>
                <w:rtl w:val="0"/>
              </w:rPr>
              <w:t xml:space="preserve">o</w:t>
            </w:r>
          </w:p>
        </w:tc>
        <w:tc>
          <w:tcPr/>
          <w:p w:rsidR="00000000" w:rsidDel="00000000" w:rsidP="00000000" w:rsidRDefault="00000000" w:rsidRPr="00000000" w14:paraId="000000E6">
            <w:pPr>
              <w:jc w:val="both"/>
              <w:rPr>
                <w:b w:val="1"/>
              </w:rPr>
            </w:pPr>
            <w:r w:rsidDel="00000000" w:rsidR="00000000" w:rsidRPr="00000000">
              <w:rPr>
                <w:b w:val="1"/>
                <w:rtl w:val="0"/>
              </w:rPr>
              <w:t xml:space="preserve">k</w:t>
            </w:r>
          </w:p>
        </w:tc>
        <w:tc>
          <w:tcPr/>
          <w:p w:rsidR="00000000" w:rsidDel="00000000" w:rsidP="00000000" w:rsidRDefault="00000000" w:rsidRPr="00000000" w14:paraId="000000E7">
            <w:pPr>
              <w:jc w:val="both"/>
              <w:rPr>
                <w:b w:val="1"/>
              </w:rPr>
            </w:pPr>
            <w:r w:rsidDel="00000000" w:rsidR="00000000" w:rsidRPr="00000000">
              <w:rPr>
                <w:b w:val="1"/>
                <w:rtl w:val="0"/>
              </w:rPr>
              <w:t xml:space="preserve">j</w:t>
            </w:r>
          </w:p>
        </w:tc>
        <w:tc>
          <w:tcPr/>
          <w:p w:rsidR="00000000" w:rsidDel="00000000" w:rsidP="00000000" w:rsidRDefault="00000000" w:rsidRPr="00000000" w14:paraId="000000E8">
            <w:pPr>
              <w:jc w:val="both"/>
              <w:rPr>
                <w:b w:val="1"/>
              </w:rPr>
            </w:pPr>
            <w:r w:rsidDel="00000000" w:rsidR="00000000" w:rsidRPr="00000000">
              <w:rPr>
                <w:b w:val="1"/>
                <w:rtl w:val="0"/>
              </w:rPr>
              <w:t xml:space="preserve">d</w:t>
            </w:r>
          </w:p>
        </w:tc>
        <w:tc>
          <w:tcPr/>
          <w:p w:rsidR="00000000" w:rsidDel="00000000" w:rsidP="00000000" w:rsidRDefault="00000000" w:rsidRPr="00000000" w14:paraId="000000E9">
            <w:pPr>
              <w:jc w:val="both"/>
              <w:rPr>
                <w:b w:val="1"/>
              </w:rPr>
            </w:pPr>
            <w:r w:rsidDel="00000000" w:rsidR="00000000" w:rsidRPr="00000000">
              <w:rPr>
                <w:b w:val="1"/>
                <w:rtl w:val="0"/>
              </w:rPr>
              <w:t xml:space="preserve">k</w:t>
            </w:r>
          </w:p>
        </w:tc>
        <w:tc>
          <w:tcPr/>
          <w:p w:rsidR="00000000" w:rsidDel="00000000" w:rsidP="00000000" w:rsidRDefault="00000000" w:rsidRPr="00000000" w14:paraId="000000EA">
            <w:pPr>
              <w:jc w:val="both"/>
              <w:rPr>
                <w:b w:val="1"/>
              </w:rPr>
            </w:pPr>
            <w:r w:rsidDel="00000000" w:rsidR="00000000" w:rsidRPr="00000000">
              <w:rPr>
                <w:b w:val="1"/>
                <w:rtl w:val="0"/>
              </w:rPr>
              <w:t xml:space="preserve">j</w:t>
            </w:r>
          </w:p>
        </w:tc>
        <w:tc>
          <w:tcPr/>
          <w:p w:rsidR="00000000" w:rsidDel="00000000" w:rsidP="00000000" w:rsidRDefault="00000000" w:rsidRPr="00000000" w14:paraId="000000EB">
            <w:pPr>
              <w:jc w:val="both"/>
              <w:rPr>
                <w:b w:val="1"/>
              </w:rPr>
            </w:pPr>
            <w:r w:rsidDel="00000000" w:rsidR="00000000" w:rsidRPr="00000000">
              <w:rPr>
                <w:b w:val="1"/>
                <w:rtl w:val="0"/>
              </w:rPr>
              <w:t xml:space="preserve">s</w:t>
            </w:r>
          </w:p>
        </w:tc>
        <w:tc>
          <w:tcPr>
            <w:shd w:fill="ffff00" w:val="clear"/>
          </w:tcPr>
          <w:p w:rsidR="00000000" w:rsidDel="00000000" w:rsidP="00000000" w:rsidRDefault="00000000" w:rsidRPr="00000000" w14:paraId="000000EC">
            <w:pPr>
              <w:jc w:val="both"/>
              <w:rPr>
                <w:b w:val="1"/>
              </w:rPr>
            </w:pPr>
            <w:r w:rsidDel="00000000" w:rsidR="00000000" w:rsidRPr="00000000">
              <w:rPr>
                <w:b w:val="1"/>
                <w:rtl w:val="0"/>
              </w:rPr>
              <w:t xml:space="preserve">y</w:t>
            </w:r>
          </w:p>
        </w:tc>
      </w:tr>
      <w:tr>
        <w:trPr>
          <w:cantSplit w:val="0"/>
          <w:tblHeader w:val="0"/>
        </w:trPr>
        <w:tc>
          <w:tcPr/>
          <w:p w:rsidR="00000000" w:rsidDel="00000000" w:rsidP="00000000" w:rsidRDefault="00000000" w:rsidRPr="00000000" w14:paraId="000000ED">
            <w:pPr>
              <w:jc w:val="both"/>
              <w:rPr>
                <w:b w:val="1"/>
              </w:rPr>
            </w:pPr>
            <w:r w:rsidDel="00000000" w:rsidR="00000000" w:rsidRPr="00000000">
              <w:rPr>
                <w:b w:val="1"/>
                <w:rtl w:val="0"/>
              </w:rPr>
              <w:t xml:space="preserve">j</w:t>
            </w:r>
          </w:p>
        </w:tc>
        <w:tc>
          <w:tcPr/>
          <w:p w:rsidR="00000000" w:rsidDel="00000000" w:rsidP="00000000" w:rsidRDefault="00000000" w:rsidRPr="00000000" w14:paraId="000000EE">
            <w:pPr>
              <w:jc w:val="both"/>
              <w:rPr>
                <w:b w:val="1"/>
              </w:rPr>
            </w:pPr>
            <w:r w:rsidDel="00000000" w:rsidR="00000000" w:rsidRPr="00000000">
              <w:rPr>
                <w:b w:val="1"/>
                <w:rtl w:val="0"/>
              </w:rPr>
              <w:t xml:space="preserve">w</w:t>
            </w:r>
          </w:p>
        </w:tc>
        <w:tc>
          <w:tcPr/>
          <w:p w:rsidR="00000000" w:rsidDel="00000000" w:rsidP="00000000" w:rsidRDefault="00000000" w:rsidRPr="00000000" w14:paraId="000000EF">
            <w:pPr>
              <w:jc w:val="both"/>
              <w:rPr>
                <w:b w:val="1"/>
              </w:rPr>
            </w:pPr>
            <w:r w:rsidDel="00000000" w:rsidR="00000000" w:rsidRPr="00000000">
              <w:rPr>
                <w:b w:val="1"/>
                <w:rtl w:val="0"/>
              </w:rPr>
              <w:t xml:space="preserve">d</w:t>
            </w:r>
          </w:p>
        </w:tc>
        <w:tc>
          <w:tcPr/>
          <w:p w:rsidR="00000000" w:rsidDel="00000000" w:rsidP="00000000" w:rsidRDefault="00000000" w:rsidRPr="00000000" w14:paraId="000000F0">
            <w:pPr>
              <w:jc w:val="both"/>
              <w:rPr>
                <w:b w:val="1"/>
              </w:rPr>
            </w:pPr>
            <w:r w:rsidDel="00000000" w:rsidR="00000000" w:rsidRPr="00000000">
              <w:rPr>
                <w:b w:val="1"/>
                <w:rtl w:val="0"/>
              </w:rPr>
              <w:t xml:space="preserve">h</w:t>
            </w:r>
          </w:p>
        </w:tc>
        <w:tc>
          <w:tcPr/>
          <w:p w:rsidR="00000000" w:rsidDel="00000000" w:rsidP="00000000" w:rsidRDefault="00000000" w:rsidRPr="00000000" w14:paraId="000000F1">
            <w:pPr>
              <w:jc w:val="both"/>
              <w:rPr>
                <w:b w:val="1"/>
              </w:rPr>
            </w:pPr>
            <w:r w:rsidDel="00000000" w:rsidR="00000000" w:rsidRPr="00000000">
              <w:rPr>
                <w:b w:val="1"/>
                <w:rtl w:val="0"/>
              </w:rPr>
              <w:t xml:space="preserve">j</w:t>
            </w:r>
          </w:p>
        </w:tc>
        <w:tc>
          <w:tcPr/>
          <w:p w:rsidR="00000000" w:rsidDel="00000000" w:rsidP="00000000" w:rsidRDefault="00000000" w:rsidRPr="00000000" w14:paraId="000000F2">
            <w:pPr>
              <w:jc w:val="both"/>
              <w:rPr>
                <w:b w:val="1"/>
              </w:rPr>
            </w:pPr>
            <w:r w:rsidDel="00000000" w:rsidR="00000000" w:rsidRPr="00000000">
              <w:rPr>
                <w:b w:val="1"/>
                <w:rtl w:val="0"/>
              </w:rPr>
              <w:t xml:space="preserve">s</w:t>
            </w:r>
          </w:p>
        </w:tc>
        <w:tc>
          <w:tcPr/>
          <w:p w:rsidR="00000000" w:rsidDel="00000000" w:rsidP="00000000" w:rsidRDefault="00000000" w:rsidRPr="00000000" w14:paraId="000000F3">
            <w:pPr>
              <w:jc w:val="both"/>
              <w:rPr>
                <w:b w:val="1"/>
              </w:rPr>
            </w:pPr>
            <w:r w:rsidDel="00000000" w:rsidR="00000000" w:rsidRPr="00000000">
              <w:rPr>
                <w:b w:val="1"/>
                <w:rtl w:val="0"/>
              </w:rPr>
              <w:t xml:space="preserve">d</w:t>
            </w:r>
          </w:p>
        </w:tc>
        <w:tc>
          <w:tcPr/>
          <w:p w:rsidR="00000000" w:rsidDel="00000000" w:rsidP="00000000" w:rsidRDefault="00000000" w:rsidRPr="00000000" w14:paraId="000000F4">
            <w:pPr>
              <w:jc w:val="both"/>
              <w:rPr>
                <w:b w:val="1"/>
              </w:rPr>
            </w:pPr>
            <w:r w:rsidDel="00000000" w:rsidR="00000000" w:rsidRPr="00000000">
              <w:rPr>
                <w:b w:val="1"/>
                <w:rtl w:val="0"/>
              </w:rPr>
              <w:t xml:space="preserve">h</w:t>
            </w:r>
          </w:p>
        </w:tc>
      </w:tr>
      <w:tr>
        <w:trPr>
          <w:cantSplit w:val="0"/>
          <w:tblHeader w:val="0"/>
        </w:trPr>
        <w:tc>
          <w:tcPr/>
          <w:p w:rsidR="00000000" w:rsidDel="00000000" w:rsidP="00000000" w:rsidRDefault="00000000" w:rsidRPr="00000000" w14:paraId="000000F5">
            <w:pPr>
              <w:jc w:val="both"/>
              <w:rPr>
                <w:b w:val="1"/>
              </w:rPr>
            </w:pPr>
            <w:r w:rsidDel="00000000" w:rsidR="00000000" w:rsidRPr="00000000">
              <w:rPr>
                <w:b w:val="1"/>
                <w:rtl w:val="0"/>
              </w:rPr>
              <w:t xml:space="preserve">k</w:t>
            </w:r>
          </w:p>
        </w:tc>
        <w:tc>
          <w:tcPr/>
          <w:p w:rsidR="00000000" w:rsidDel="00000000" w:rsidP="00000000" w:rsidRDefault="00000000" w:rsidRPr="00000000" w14:paraId="000000F6">
            <w:pPr>
              <w:jc w:val="both"/>
              <w:rPr>
                <w:b w:val="1"/>
              </w:rPr>
            </w:pPr>
            <w:r w:rsidDel="00000000" w:rsidR="00000000" w:rsidRPr="00000000">
              <w:rPr>
                <w:b w:val="1"/>
                <w:rtl w:val="0"/>
              </w:rPr>
              <w:t xml:space="preserve">k</w:t>
            </w:r>
          </w:p>
        </w:tc>
        <w:tc>
          <w:tcPr/>
          <w:p w:rsidR="00000000" w:rsidDel="00000000" w:rsidP="00000000" w:rsidRDefault="00000000" w:rsidRPr="00000000" w14:paraId="000000F7">
            <w:pPr>
              <w:jc w:val="both"/>
              <w:rPr>
                <w:b w:val="1"/>
              </w:rPr>
            </w:pPr>
            <w:r w:rsidDel="00000000" w:rsidR="00000000" w:rsidRPr="00000000">
              <w:rPr>
                <w:b w:val="1"/>
                <w:rtl w:val="0"/>
              </w:rPr>
              <w:t xml:space="preserve">l</w:t>
            </w:r>
          </w:p>
        </w:tc>
        <w:tc>
          <w:tcPr/>
          <w:p w:rsidR="00000000" w:rsidDel="00000000" w:rsidP="00000000" w:rsidRDefault="00000000" w:rsidRPr="00000000" w14:paraId="000000F8">
            <w:pPr>
              <w:jc w:val="both"/>
              <w:rPr>
                <w:b w:val="1"/>
              </w:rPr>
            </w:pPr>
            <w:r w:rsidDel="00000000" w:rsidR="00000000" w:rsidRPr="00000000">
              <w:rPr>
                <w:b w:val="1"/>
                <w:rtl w:val="0"/>
              </w:rPr>
              <w:t xml:space="preserve">k</w:t>
            </w:r>
          </w:p>
        </w:tc>
        <w:tc>
          <w:tcPr/>
          <w:p w:rsidR="00000000" w:rsidDel="00000000" w:rsidP="00000000" w:rsidRDefault="00000000" w:rsidRPr="00000000" w14:paraId="000000F9">
            <w:pPr>
              <w:jc w:val="both"/>
              <w:rPr>
                <w:b w:val="1"/>
              </w:rPr>
            </w:pPr>
            <w:r w:rsidDel="00000000" w:rsidR="00000000" w:rsidRPr="00000000">
              <w:rPr>
                <w:b w:val="1"/>
                <w:rtl w:val="0"/>
              </w:rPr>
              <w:t xml:space="preserve">j</w:t>
            </w:r>
          </w:p>
        </w:tc>
        <w:tc>
          <w:tcPr/>
          <w:p w:rsidR="00000000" w:rsidDel="00000000" w:rsidP="00000000" w:rsidRDefault="00000000" w:rsidRPr="00000000" w14:paraId="000000FA">
            <w:pPr>
              <w:jc w:val="both"/>
              <w:rPr>
                <w:b w:val="1"/>
              </w:rPr>
            </w:pPr>
            <w:r w:rsidDel="00000000" w:rsidR="00000000" w:rsidRPr="00000000">
              <w:rPr>
                <w:b w:val="1"/>
                <w:rtl w:val="0"/>
              </w:rPr>
              <w:t xml:space="preserve">d</w:t>
            </w:r>
          </w:p>
        </w:tc>
        <w:tc>
          <w:tcPr/>
          <w:p w:rsidR="00000000" w:rsidDel="00000000" w:rsidP="00000000" w:rsidRDefault="00000000" w:rsidRPr="00000000" w14:paraId="000000FB">
            <w:pPr>
              <w:jc w:val="both"/>
              <w:rPr>
                <w:b w:val="1"/>
              </w:rPr>
            </w:pPr>
            <w:r w:rsidDel="00000000" w:rsidR="00000000" w:rsidRPr="00000000">
              <w:rPr>
                <w:b w:val="1"/>
                <w:rtl w:val="0"/>
              </w:rPr>
              <w:t xml:space="preserve">k</w:t>
            </w:r>
          </w:p>
        </w:tc>
        <w:tc>
          <w:tcPr/>
          <w:p w:rsidR="00000000" w:rsidDel="00000000" w:rsidP="00000000" w:rsidRDefault="00000000" w:rsidRPr="00000000" w14:paraId="000000FC">
            <w:pPr>
              <w:jc w:val="both"/>
              <w:rPr>
                <w:b w:val="1"/>
              </w:rPr>
            </w:pPr>
            <w:r w:rsidDel="00000000" w:rsidR="00000000" w:rsidRPr="00000000">
              <w:rPr>
                <w:b w:val="1"/>
                <w:rtl w:val="0"/>
              </w:rPr>
              <w:t xml:space="preserve">s</w:t>
            </w:r>
          </w:p>
        </w:tc>
      </w:tr>
      <w:tr>
        <w:trPr>
          <w:cantSplit w:val="0"/>
          <w:tblHeader w:val="0"/>
        </w:trPr>
        <w:tc>
          <w:tcPr/>
          <w:p w:rsidR="00000000" w:rsidDel="00000000" w:rsidP="00000000" w:rsidRDefault="00000000" w:rsidRPr="00000000" w14:paraId="000000FD">
            <w:pPr>
              <w:jc w:val="both"/>
              <w:rPr>
                <w:b w:val="1"/>
              </w:rPr>
            </w:pPr>
            <w:r w:rsidDel="00000000" w:rsidR="00000000" w:rsidRPr="00000000">
              <w:rPr>
                <w:b w:val="1"/>
                <w:rtl w:val="0"/>
              </w:rPr>
              <w:t xml:space="preserve">h</w:t>
            </w:r>
          </w:p>
        </w:tc>
        <w:tc>
          <w:tcPr/>
          <w:p w:rsidR="00000000" w:rsidDel="00000000" w:rsidP="00000000" w:rsidRDefault="00000000" w:rsidRPr="00000000" w14:paraId="000000FE">
            <w:pPr>
              <w:jc w:val="both"/>
              <w:rPr>
                <w:b w:val="1"/>
              </w:rPr>
            </w:pPr>
            <w:r w:rsidDel="00000000" w:rsidR="00000000" w:rsidRPr="00000000">
              <w:rPr>
                <w:b w:val="1"/>
                <w:rtl w:val="0"/>
              </w:rPr>
              <w:t xml:space="preserve">e</w:t>
            </w:r>
          </w:p>
        </w:tc>
        <w:tc>
          <w:tcPr/>
          <w:p w:rsidR="00000000" w:rsidDel="00000000" w:rsidP="00000000" w:rsidRDefault="00000000" w:rsidRPr="00000000" w14:paraId="000000FF">
            <w:pPr>
              <w:jc w:val="both"/>
              <w:rPr>
                <w:b w:val="1"/>
              </w:rPr>
            </w:pPr>
            <w:r w:rsidDel="00000000" w:rsidR="00000000" w:rsidRPr="00000000">
              <w:rPr>
                <w:b w:val="1"/>
                <w:rtl w:val="0"/>
              </w:rPr>
              <w:t xml:space="preserve">l</w:t>
            </w:r>
          </w:p>
        </w:tc>
        <w:tc>
          <w:tcPr/>
          <w:p w:rsidR="00000000" w:rsidDel="00000000" w:rsidP="00000000" w:rsidRDefault="00000000" w:rsidRPr="00000000" w14:paraId="00000100">
            <w:pPr>
              <w:jc w:val="both"/>
              <w:rPr>
                <w:b w:val="1"/>
              </w:rPr>
            </w:pPr>
            <w:r w:rsidDel="00000000" w:rsidR="00000000" w:rsidRPr="00000000">
              <w:rPr>
                <w:b w:val="1"/>
                <w:rtl w:val="0"/>
              </w:rPr>
              <w:t xml:space="preserve">l</w:t>
            </w:r>
          </w:p>
        </w:tc>
        <w:tc>
          <w:tcPr/>
          <w:p w:rsidR="00000000" w:rsidDel="00000000" w:rsidP="00000000" w:rsidRDefault="00000000" w:rsidRPr="00000000" w14:paraId="00000101">
            <w:pPr>
              <w:jc w:val="both"/>
              <w:rPr>
                <w:b w:val="1"/>
              </w:rPr>
            </w:pPr>
            <w:r w:rsidDel="00000000" w:rsidR="00000000" w:rsidRPr="00000000">
              <w:rPr>
                <w:b w:val="1"/>
                <w:rtl w:val="0"/>
              </w:rPr>
              <w:t xml:space="preserve">o</w:t>
            </w:r>
          </w:p>
        </w:tc>
        <w:tc>
          <w:tcPr/>
          <w:p w:rsidR="00000000" w:rsidDel="00000000" w:rsidP="00000000" w:rsidRDefault="00000000" w:rsidRPr="00000000" w14:paraId="00000102">
            <w:pPr>
              <w:jc w:val="both"/>
              <w:rPr>
                <w:b w:val="1"/>
              </w:rPr>
            </w:pPr>
            <w:r w:rsidDel="00000000" w:rsidR="00000000" w:rsidRPr="00000000">
              <w:rPr>
                <w:b w:val="1"/>
                <w:rtl w:val="0"/>
              </w:rPr>
              <w:t xml:space="preserve">y</w:t>
            </w:r>
          </w:p>
        </w:tc>
        <w:tc>
          <w:tcPr/>
          <w:p w:rsidR="00000000" w:rsidDel="00000000" w:rsidP="00000000" w:rsidRDefault="00000000" w:rsidRPr="00000000" w14:paraId="00000103">
            <w:pPr>
              <w:jc w:val="both"/>
              <w:rPr>
                <w:b w:val="1"/>
              </w:rPr>
            </w:pPr>
            <w:r w:rsidDel="00000000" w:rsidR="00000000" w:rsidRPr="00000000">
              <w:rPr>
                <w:b w:val="1"/>
                <w:rtl w:val="0"/>
              </w:rPr>
              <w:t xml:space="preserve">u</w:t>
            </w:r>
          </w:p>
        </w:tc>
        <w:tc>
          <w:tcPr/>
          <w:p w:rsidR="00000000" w:rsidDel="00000000" w:rsidP="00000000" w:rsidRDefault="00000000" w:rsidRPr="00000000" w14:paraId="00000104">
            <w:pPr>
              <w:jc w:val="both"/>
              <w:rPr>
                <w:b w:val="1"/>
              </w:rPr>
            </w:pPr>
            <w:r w:rsidDel="00000000" w:rsidR="00000000" w:rsidRPr="00000000">
              <w:rPr>
                <w:b w:val="1"/>
                <w:rtl w:val="0"/>
              </w:rPr>
              <w:t xml:space="preserve">k</w:t>
            </w:r>
          </w:p>
        </w:tc>
      </w:tr>
      <w:tr>
        <w:trPr>
          <w:cantSplit w:val="0"/>
          <w:tblHeader w:val="0"/>
        </w:trPr>
        <w:tc>
          <w:tcPr/>
          <w:p w:rsidR="00000000" w:rsidDel="00000000" w:rsidP="00000000" w:rsidRDefault="00000000" w:rsidRPr="00000000" w14:paraId="00000105">
            <w:pPr>
              <w:jc w:val="both"/>
              <w:rPr>
                <w:b w:val="1"/>
              </w:rPr>
            </w:pPr>
            <w:r w:rsidDel="00000000" w:rsidR="00000000" w:rsidRPr="00000000">
              <w:rPr>
                <w:b w:val="1"/>
                <w:rtl w:val="0"/>
              </w:rPr>
              <w:t xml:space="preserve">h</w:t>
            </w:r>
          </w:p>
        </w:tc>
        <w:tc>
          <w:tcPr/>
          <w:p w:rsidR="00000000" w:rsidDel="00000000" w:rsidP="00000000" w:rsidRDefault="00000000" w:rsidRPr="00000000" w14:paraId="00000106">
            <w:pPr>
              <w:jc w:val="both"/>
              <w:rPr>
                <w:b w:val="1"/>
              </w:rPr>
            </w:pPr>
            <w:r w:rsidDel="00000000" w:rsidR="00000000" w:rsidRPr="00000000">
              <w:rPr>
                <w:b w:val="1"/>
                <w:rtl w:val="0"/>
              </w:rPr>
              <w:t xml:space="preserve">s</w:t>
            </w:r>
          </w:p>
        </w:tc>
        <w:tc>
          <w:tcPr/>
          <w:p w:rsidR="00000000" w:rsidDel="00000000" w:rsidP="00000000" w:rsidRDefault="00000000" w:rsidRPr="00000000" w14:paraId="00000107">
            <w:pPr>
              <w:jc w:val="both"/>
              <w:rPr>
                <w:b w:val="1"/>
              </w:rPr>
            </w:pPr>
            <w:r w:rsidDel="00000000" w:rsidR="00000000" w:rsidRPr="00000000">
              <w:rPr>
                <w:b w:val="1"/>
                <w:rtl w:val="0"/>
              </w:rPr>
              <w:t xml:space="preserve">d</w:t>
            </w:r>
          </w:p>
        </w:tc>
        <w:tc>
          <w:tcPr/>
          <w:p w:rsidR="00000000" w:rsidDel="00000000" w:rsidP="00000000" w:rsidRDefault="00000000" w:rsidRPr="00000000" w14:paraId="00000108">
            <w:pPr>
              <w:jc w:val="both"/>
              <w:rPr>
                <w:b w:val="1"/>
              </w:rPr>
            </w:pPr>
            <w:r w:rsidDel="00000000" w:rsidR="00000000" w:rsidRPr="00000000">
              <w:rPr>
                <w:b w:val="1"/>
                <w:rtl w:val="0"/>
              </w:rPr>
              <w:t xml:space="preserve">s</w:t>
            </w:r>
          </w:p>
        </w:tc>
        <w:tc>
          <w:tcPr/>
          <w:p w:rsidR="00000000" w:rsidDel="00000000" w:rsidP="00000000" w:rsidRDefault="00000000" w:rsidRPr="00000000" w14:paraId="00000109">
            <w:pPr>
              <w:jc w:val="both"/>
              <w:rPr>
                <w:b w:val="1"/>
              </w:rPr>
            </w:pPr>
            <w:r w:rsidDel="00000000" w:rsidR="00000000" w:rsidRPr="00000000">
              <w:rPr>
                <w:b w:val="1"/>
                <w:rtl w:val="0"/>
              </w:rPr>
              <w:t xml:space="preserve">d</w:t>
            </w:r>
          </w:p>
        </w:tc>
        <w:tc>
          <w:tcPr/>
          <w:p w:rsidR="00000000" w:rsidDel="00000000" w:rsidP="00000000" w:rsidRDefault="00000000" w:rsidRPr="00000000" w14:paraId="0000010A">
            <w:pPr>
              <w:jc w:val="both"/>
              <w:rPr>
                <w:b w:val="1"/>
              </w:rPr>
            </w:pPr>
            <w:r w:rsidDel="00000000" w:rsidR="00000000" w:rsidRPr="00000000">
              <w:rPr>
                <w:b w:val="1"/>
                <w:rtl w:val="0"/>
              </w:rPr>
              <w:t xml:space="preserve">h</w:t>
            </w:r>
          </w:p>
        </w:tc>
        <w:tc>
          <w:tcPr/>
          <w:p w:rsidR="00000000" w:rsidDel="00000000" w:rsidP="00000000" w:rsidRDefault="00000000" w:rsidRPr="00000000" w14:paraId="0000010B">
            <w:pPr>
              <w:jc w:val="both"/>
              <w:rPr>
                <w:b w:val="1"/>
              </w:rPr>
            </w:pPr>
            <w:r w:rsidDel="00000000" w:rsidR="00000000" w:rsidRPr="00000000">
              <w:rPr>
                <w:b w:val="1"/>
                <w:rtl w:val="0"/>
              </w:rPr>
              <w:t xml:space="preserve">j</w:t>
            </w:r>
          </w:p>
        </w:tc>
        <w:tc>
          <w:tcPr/>
          <w:p w:rsidR="00000000" w:rsidDel="00000000" w:rsidP="00000000" w:rsidRDefault="00000000" w:rsidRPr="00000000" w14:paraId="0000010C">
            <w:pPr>
              <w:jc w:val="both"/>
              <w:rPr>
                <w:b w:val="1"/>
              </w:rPr>
            </w:pPr>
            <w:r w:rsidDel="00000000" w:rsidR="00000000" w:rsidRPr="00000000">
              <w:rPr>
                <w:b w:val="1"/>
                <w:rtl w:val="0"/>
              </w:rPr>
              <w:t xml:space="preserve">e</w:t>
            </w:r>
          </w:p>
        </w:tc>
      </w:tr>
      <w:tr>
        <w:trPr>
          <w:cantSplit w:val="0"/>
          <w:tblHeader w:val="0"/>
        </w:trPr>
        <w:tc>
          <w:tcPr/>
          <w:p w:rsidR="00000000" w:rsidDel="00000000" w:rsidP="00000000" w:rsidRDefault="00000000" w:rsidRPr="00000000" w14:paraId="0000010D">
            <w:pPr>
              <w:jc w:val="both"/>
              <w:rPr>
                <w:b w:val="1"/>
              </w:rPr>
            </w:pPr>
            <w:r w:rsidDel="00000000" w:rsidR="00000000" w:rsidRPr="00000000">
              <w:rPr>
                <w:b w:val="1"/>
                <w:rtl w:val="0"/>
              </w:rPr>
              <w:t xml:space="preserve">k</w:t>
            </w:r>
          </w:p>
        </w:tc>
        <w:tc>
          <w:tcPr/>
          <w:p w:rsidR="00000000" w:rsidDel="00000000" w:rsidP="00000000" w:rsidRDefault="00000000" w:rsidRPr="00000000" w14:paraId="0000010E">
            <w:pPr>
              <w:jc w:val="both"/>
              <w:rPr>
                <w:b w:val="1"/>
              </w:rPr>
            </w:pPr>
            <w:r w:rsidDel="00000000" w:rsidR="00000000" w:rsidRPr="00000000">
              <w:rPr>
                <w:b w:val="1"/>
                <w:rtl w:val="0"/>
              </w:rPr>
              <w:t xml:space="preserve">a</w:t>
            </w:r>
          </w:p>
        </w:tc>
        <w:tc>
          <w:tcPr/>
          <w:p w:rsidR="00000000" w:rsidDel="00000000" w:rsidP="00000000" w:rsidRDefault="00000000" w:rsidRPr="00000000" w14:paraId="0000010F">
            <w:pPr>
              <w:jc w:val="both"/>
              <w:rPr>
                <w:b w:val="1"/>
              </w:rPr>
            </w:pPr>
            <w:r w:rsidDel="00000000" w:rsidR="00000000" w:rsidRPr="00000000">
              <w:rPr>
                <w:b w:val="1"/>
                <w:rtl w:val="0"/>
              </w:rPr>
              <w:t xml:space="preserve">j</w:t>
            </w:r>
          </w:p>
        </w:tc>
        <w:tc>
          <w:tcPr/>
          <w:p w:rsidR="00000000" w:rsidDel="00000000" w:rsidP="00000000" w:rsidRDefault="00000000" w:rsidRPr="00000000" w14:paraId="00000110">
            <w:pPr>
              <w:jc w:val="both"/>
              <w:rPr>
                <w:b w:val="1"/>
              </w:rPr>
            </w:pPr>
            <w:r w:rsidDel="00000000" w:rsidR="00000000" w:rsidRPr="00000000">
              <w:rPr>
                <w:b w:val="1"/>
                <w:rtl w:val="0"/>
              </w:rPr>
              <w:t xml:space="preserve">d</w:t>
            </w:r>
          </w:p>
        </w:tc>
        <w:tc>
          <w:tcPr/>
          <w:p w:rsidR="00000000" w:rsidDel="00000000" w:rsidP="00000000" w:rsidRDefault="00000000" w:rsidRPr="00000000" w14:paraId="00000111">
            <w:pPr>
              <w:jc w:val="both"/>
              <w:rPr>
                <w:b w:val="1"/>
              </w:rPr>
            </w:pPr>
            <w:r w:rsidDel="00000000" w:rsidR="00000000" w:rsidRPr="00000000">
              <w:rPr>
                <w:b w:val="1"/>
                <w:rtl w:val="0"/>
              </w:rPr>
              <w:t xml:space="preserve">k</w:t>
            </w:r>
          </w:p>
        </w:tc>
        <w:tc>
          <w:tcPr/>
          <w:p w:rsidR="00000000" w:rsidDel="00000000" w:rsidP="00000000" w:rsidRDefault="00000000" w:rsidRPr="00000000" w14:paraId="00000112">
            <w:pPr>
              <w:jc w:val="both"/>
              <w:rPr>
                <w:b w:val="1"/>
              </w:rPr>
            </w:pPr>
            <w:r w:rsidDel="00000000" w:rsidR="00000000" w:rsidRPr="00000000">
              <w:rPr>
                <w:b w:val="1"/>
                <w:rtl w:val="0"/>
              </w:rPr>
              <w:t xml:space="preserve">s</w:t>
            </w:r>
          </w:p>
        </w:tc>
        <w:tc>
          <w:tcPr/>
          <w:p w:rsidR="00000000" w:rsidDel="00000000" w:rsidP="00000000" w:rsidRDefault="00000000" w:rsidRPr="00000000" w14:paraId="00000113">
            <w:pPr>
              <w:jc w:val="both"/>
              <w:rPr>
                <w:b w:val="1"/>
              </w:rPr>
            </w:pPr>
            <w:r w:rsidDel="00000000" w:rsidR="00000000" w:rsidRPr="00000000">
              <w:rPr>
                <w:b w:val="1"/>
                <w:rtl w:val="0"/>
              </w:rPr>
              <w:t xml:space="preserve">j</w:t>
            </w:r>
          </w:p>
        </w:tc>
        <w:tc>
          <w:tcPr/>
          <w:p w:rsidR="00000000" w:rsidDel="00000000" w:rsidP="00000000" w:rsidRDefault="00000000" w:rsidRPr="00000000" w14:paraId="00000114">
            <w:pPr>
              <w:jc w:val="both"/>
              <w:rPr>
                <w:b w:val="1"/>
              </w:rPr>
            </w:pPr>
            <w:r w:rsidDel="00000000" w:rsidR="00000000" w:rsidRPr="00000000">
              <w:rPr>
                <w:b w:val="1"/>
                <w:rtl w:val="0"/>
              </w:rPr>
              <w:t xml:space="preserve">e</w:t>
            </w:r>
          </w:p>
        </w:tc>
      </w:tr>
      <w:tr>
        <w:trPr>
          <w:cantSplit w:val="0"/>
          <w:tblHeader w:val="0"/>
        </w:trPr>
        <w:tc>
          <w:tcPr/>
          <w:p w:rsidR="00000000" w:rsidDel="00000000" w:rsidP="00000000" w:rsidRDefault="00000000" w:rsidRPr="00000000" w14:paraId="00000115">
            <w:pPr>
              <w:jc w:val="both"/>
              <w:rPr>
                <w:b w:val="1"/>
              </w:rPr>
            </w:pPr>
            <w:r w:rsidDel="00000000" w:rsidR="00000000" w:rsidRPr="00000000">
              <w:rPr>
                <w:b w:val="1"/>
                <w:rtl w:val="0"/>
              </w:rPr>
              <w:t xml:space="preserve">j</w:t>
            </w:r>
          </w:p>
        </w:tc>
        <w:tc>
          <w:tcPr/>
          <w:p w:rsidR="00000000" w:rsidDel="00000000" w:rsidP="00000000" w:rsidRDefault="00000000" w:rsidRPr="00000000" w14:paraId="00000116">
            <w:pPr>
              <w:jc w:val="both"/>
              <w:rPr>
                <w:b w:val="1"/>
              </w:rPr>
            </w:pPr>
            <w:r w:rsidDel="00000000" w:rsidR="00000000" w:rsidRPr="00000000">
              <w:rPr>
                <w:b w:val="1"/>
                <w:rtl w:val="0"/>
              </w:rPr>
              <w:t xml:space="preserve">j</w:t>
            </w:r>
          </w:p>
        </w:tc>
        <w:tc>
          <w:tcPr/>
          <w:p w:rsidR="00000000" w:rsidDel="00000000" w:rsidP="00000000" w:rsidRDefault="00000000" w:rsidRPr="00000000" w14:paraId="00000117">
            <w:pPr>
              <w:jc w:val="both"/>
              <w:rPr>
                <w:b w:val="1"/>
              </w:rPr>
            </w:pPr>
            <w:r w:rsidDel="00000000" w:rsidR="00000000" w:rsidRPr="00000000">
              <w:rPr>
                <w:b w:val="1"/>
                <w:rtl w:val="0"/>
              </w:rPr>
              <w:t xml:space="preserve">d</w:t>
            </w:r>
          </w:p>
        </w:tc>
        <w:tc>
          <w:tcPr/>
          <w:p w:rsidR="00000000" w:rsidDel="00000000" w:rsidP="00000000" w:rsidRDefault="00000000" w:rsidRPr="00000000" w14:paraId="00000118">
            <w:pPr>
              <w:jc w:val="both"/>
              <w:rPr>
                <w:b w:val="1"/>
              </w:rPr>
            </w:pPr>
            <w:r w:rsidDel="00000000" w:rsidR="00000000" w:rsidRPr="00000000">
              <w:rPr>
                <w:b w:val="1"/>
                <w:rtl w:val="0"/>
              </w:rPr>
              <w:t xml:space="preserve">s</w:t>
            </w:r>
          </w:p>
        </w:tc>
        <w:tc>
          <w:tcPr/>
          <w:p w:rsidR="00000000" w:rsidDel="00000000" w:rsidP="00000000" w:rsidRDefault="00000000" w:rsidRPr="00000000" w14:paraId="00000119">
            <w:pPr>
              <w:jc w:val="both"/>
              <w:rPr>
                <w:b w:val="1"/>
              </w:rPr>
            </w:pPr>
            <w:r w:rsidDel="00000000" w:rsidR="00000000" w:rsidRPr="00000000">
              <w:rPr>
                <w:b w:val="1"/>
                <w:rtl w:val="0"/>
              </w:rPr>
              <w:t xml:space="preserve">j</w:t>
            </w:r>
          </w:p>
        </w:tc>
        <w:tc>
          <w:tcPr/>
          <w:p w:rsidR="00000000" w:rsidDel="00000000" w:rsidP="00000000" w:rsidRDefault="00000000" w:rsidRPr="00000000" w14:paraId="0000011A">
            <w:pPr>
              <w:jc w:val="both"/>
              <w:rPr>
                <w:b w:val="1"/>
              </w:rPr>
            </w:pPr>
            <w:r w:rsidDel="00000000" w:rsidR="00000000" w:rsidRPr="00000000">
              <w:rPr>
                <w:b w:val="1"/>
                <w:rtl w:val="0"/>
              </w:rPr>
              <w:t xml:space="preserve">d</w:t>
            </w:r>
          </w:p>
        </w:tc>
        <w:tc>
          <w:tcPr/>
          <w:p w:rsidR="00000000" w:rsidDel="00000000" w:rsidP="00000000" w:rsidRDefault="00000000" w:rsidRPr="00000000" w14:paraId="0000011B">
            <w:pPr>
              <w:jc w:val="both"/>
              <w:rPr>
                <w:b w:val="1"/>
              </w:rPr>
            </w:pPr>
            <w:r w:rsidDel="00000000" w:rsidR="00000000" w:rsidRPr="00000000">
              <w:rPr>
                <w:b w:val="1"/>
                <w:rtl w:val="0"/>
              </w:rPr>
              <w:t xml:space="preserve">d</w:t>
            </w:r>
          </w:p>
        </w:tc>
        <w:tc>
          <w:tcPr/>
          <w:p w:rsidR="00000000" w:rsidDel="00000000" w:rsidP="00000000" w:rsidRDefault="00000000" w:rsidRPr="00000000" w14:paraId="0000011C">
            <w:pPr>
              <w:jc w:val="both"/>
              <w:rPr>
                <w:b w:val="1"/>
              </w:rPr>
            </w:pPr>
            <w:r w:rsidDel="00000000" w:rsidR="00000000" w:rsidRPr="00000000">
              <w:rPr>
                <w:b w:val="1"/>
                <w:rtl w:val="0"/>
              </w:rPr>
              <w:t xml:space="preserve">P</w:t>
            </w:r>
          </w:p>
        </w:tc>
      </w:tr>
      <w:tr>
        <w:trPr>
          <w:cantSplit w:val="0"/>
          <w:tblHeader w:val="0"/>
        </w:trPr>
        <w:tc>
          <w:tcPr/>
          <w:p w:rsidR="00000000" w:rsidDel="00000000" w:rsidP="00000000" w:rsidRDefault="00000000" w:rsidRPr="00000000" w14:paraId="0000011D">
            <w:pPr>
              <w:jc w:val="both"/>
              <w:rPr>
                <w:b w:val="1"/>
              </w:rPr>
            </w:pPr>
            <w:r w:rsidDel="00000000" w:rsidR="00000000" w:rsidRPr="00000000">
              <w:rPr>
                <w:b w:val="1"/>
                <w:rtl w:val="0"/>
              </w:rPr>
              <w:t xml:space="preserve">n</w:t>
            </w:r>
          </w:p>
        </w:tc>
        <w:tc>
          <w:tcPr/>
          <w:p w:rsidR="00000000" w:rsidDel="00000000" w:rsidP="00000000" w:rsidRDefault="00000000" w:rsidRPr="00000000" w14:paraId="0000011E">
            <w:pPr>
              <w:jc w:val="both"/>
              <w:rPr>
                <w:b w:val="1"/>
              </w:rPr>
            </w:pPr>
            <w:r w:rsidDel="00000000" w:rsidR="00000000" w:rsidRPr="00000000">
              <w:rPr>
                <w:b w:val="1"/>
                <w:rtl w:val="0"/>
              </w:rPr>
              <w:t xml:space="preserve">d</w:t>
            </w:r>
          </w:p>
        </w:tc>
        <w:tc>
          <w:tcPr/>
          <w:p w:rsidR="00000000" w:rsidDel="00000000" w:rsidP="00000000" w:rsidRDefault="00000000" w:rsidRPr="00000000" w14:paraId="0000011F">
            <w:pPr>
              <w:jc w:val="both"/>
              <w:rPr>
                <w:b w:val="1"/>
              </w:rPr>
            </w:pPr>
            <w:r w:rsidDel="00000000" w:rsidR="00000000" w:rsidRPr="00000000">
              <w:rPr>
                <w:b w:val="1"/>
                <w:rtl w:val="0"/>
              </w:rPr>
              <w:t xml:space="preserve">s</w:t>
            </w:r>
          </w:p>
        </w:tc>
        <w:tc>
          <w:tcPr/>
          <w:p w:rsidR="00000000" w:rsidDel="00000000" w:rsidP="00000000" w:rsidRDefault="00000000" w:rsidRPr="00000000" w14:paraId="00000120">
            <w:pPr>
              <w:jc w:val="both"/>
              <w:rPr>
                <w:b w:val="1"/>
              </w:rPr>
            </w:pPr>
            <w:r w:rsidDel="00000000" w:rsidR="00000000" w:rsidRPr="00000000">
              <w:rPr>
                <w:b w:val="1"/>
                <w:rtl w:val="0"/>
              </w:rPr>
              <w:t xml:space="preserve">j</w:t>
            </w:r>
          </w:p>
        </w:tc>
        <w:tc>
          <w:tcPr/>
          <w:p w:rsidR="00000000" w:rsidDel="00000000" w:rsidP="00000000" w:rsidRDefault="00000000" w:rsidRPr="00000000" w14:paraId="00000121">
            <w:pPr>
              <w:jc w:val="both"/>
              <w:rPr>
                <w:b w:val="1"/>
              </w:rPr>
            </w:pPr>
            <w:r w:rsidDel="00000000" w:rsidR="00000000" w:rsidRPr="00000000">
              <w:rPr>
                <w:b w:val="1"/>
                <w:rtl w:val="0"/>
              </w:rPr>
              <w:t xml:space="preserve">s</w:t>
            </w:r>
          </w:p>
        </w:tc>
        <w:tc>
          <w:tcPr/>
          <w:p w:rsidR="00000000" w:rsidDel="00000000" w:rsidP="00000000" w:rsidRDefault="00000000" w:rsidRPr="00000000" w14:paraId="00000122">
            <w:pPr>
              <w:jc w:val="both"/>
              <w:rPr>
                <w:b w:val="1"/>
              </w:rPr>
            </w:pPr>
            <w:r w:rsidDel="00000000" w:rsidR="00000000" w:rsidRPr="00000000">
              <w:rPr>
                <w:b w:val="1"/>
                <w:rtl w:val="0"/>
              </w:rPr>
              <w:t xml:space="preserve">d</w:t>
            </w:r>
          </w:p>
        </w:tc>
        <w:tc>
          <w:tcPr/>
          <w:p w:rsidR="00000000" w:rsidDel="00000000" w:rsidP="00000000" w:rsidRDefault="00000000" w:rsidRPr="00000000" w14:paraId="00000123">
            <w:pPr>
              <w:jc w:val="both"/>
              <w:rPr>
                <w:b w:val="1"/>
              </w:rPr>
            </w:pPr>
            <w:r w:rsidDel="00000000" w:rsidR="00000000" w:rsidRPr="00000000">
              <w:rPr>
                <w:b w:val="1"/>
                <w:rtl w:val="0"/>
              </w:rPr>
              <w:t xml:space="preserve">b</w:t>
            </w:r>
          </w:p>
        </w:tc>
        <w:tc>
          <w:tcPr/>
          <w:p w:rsidR="00000000" w:rsidDel="00000000" w:rsidP="00000000" w:rsidRDefault="00000000" w:rsidRPr="00000000" w14:paraId="00000124">
            <w:pPr>
              <w:jc w:val="both"/>
              <w:rPr>
                <w:b w:val="1"/>
              </w:rPr>
            </w:pPr>
            <w:r w:rsidDel="00000000" w:rsidR="00000000" w:rsidRPr="00000000">
              <w:rPr>
                <w:b w:val="1"/>
                <w:rtl w:val="0"/>
              </w:rPr>
              <w:t xml:space="preserve">i</w:t>
            </w:r>
          </w:p>
        </w:tc>
      </w:tr>
      <w:tr>
        <w:trPr>
          <w:cantSplit w:val="0"/>
          <w:tblHeader w:val="0"/>
        </w:trPr>
        <w:tc>
          <w:tcPr/>
          <w:p w:rsidR="00000000" w:rsidDel="00000000" w:rsidP="00000000" w:rsidRDefault="00000000" w:rsidRPr="00000000" w14:paraId="00000125">
            <w:pPr>
              <w:jc w:val="both"/>
              <w:rPr>
                <w:b w:val="1"/>
              </w:rPr>
            </w:pPr>
            <w:r w:rsidDel="00000000" w:rsidR="00000000" w:rsidRPr="00000000">
              <w:rPr>
                <w:b w:val="1"/>
                <w:rtl w:val="0"/>
              </w:rPr>
              <w:t xml:space="preserve">o</w:t>
            </w:r>
          </w:p>
        </w:tc>
        <w:tc>
          <w:tcPr/>
          <w:p w:rsidR="00000000" w:rsidDel="00000000" w:rsidP="00000000" w:rsidRDefault="00000000" w:rsidRPr="00000000" w14:paraId="00000126">
            <w:pPr>
              <w:jc w:val="both"/>
              <w:rPr>
                <w:b w:val="1"/>
              </w:rPr>
            </w:pPr>
            <w:r w:rsidDel="00000000" w:rsidR="00000000" w:rsidRPr="00000000">
              <w:rPr>
                <w:b w:val="1"/>
                <w:rtl w:val="0"/>
              </w:rPr>
              <w:t xml:space="preserve">k</w:t>
            </w:r>
          </w:p>
        </w:tc>
        <w:tc>
          <w:tcPr/>
          <w:p w:rsidR="00000000" w:rsidDel="00000000" w:rsidP="00000000" w:rsidRDefault="00000000" w:rsidRPr="00000000" w14:paraId="00000127">
            <w:pPr>
              <w:jc w:val="both"/>
              <w:rPr>
                <w:b w:val="1"/>
              </w:rPr>
            </w:pPr>
            <w:r w:rsidDel="00000000" w:rsidR="00000000" w:rsidRPr="00000000">
              <w:rPr>
                <w:b w:val="1"/>
                <w:rtl w:val="0"/>
              </w:rPr>
              <w:t xml:space="preserve">j</w:t>
            </w:r>
          </w:p>
        </w:tc>
        <w:tc>
          <w:tcPr/>
          <w:p w:rsidR="00000000" w:rsidDel="00000000" w:rsidP="00000000" w:rsidRDefault="00000000" w:rsidRPr="00000000" w14:paraId="00000128">
            <w:pPr>
              <w:jc w:val="both"/>
              <w:rPr>
                <w:b w:val="1"/>
              </w:rPr>
            </w:pPr>
            <w:r w:rsidDel="00000000" w:rsidR="00000000" w:rsidRPr="00000000">
              <w:rPr>
                <w:b w:val="1"/>
                <w:rtl w:val="0"/>
              </w:rPr>
              <w:t xml:space="preserve">d</w:t>
            </w:r>
          </w:p>
        </w:tc>
        <w:tc>
          <w:tcPr/>
          <w:p w:rsidR="00000000" w:rsidDel="00000000" w:rsidP="00000000" w:rsidRDefault="00000000" w:rsidRPr="00000000" w14:paraId="00000129">
            <w:pPr>
              <w:jc w:val="both"/>
              <w:rPr>
                <w:b w:val="1"/>
              </w:rPr>
            </w:pPr>
            <w:r w:rsidDel="00000000" w:rsidR="00000000" w:rsidRPr="00000000">
              <w:rPr>
                <w:b w:val="1"/>
                <w:rtl w:val="0"/>
              </w:rPr>
              <w:t xml:space="preserve">k</w:t>
            </w:r>
          </w:p>
        </w:tc>
        <w:tc>
          <w:tcPr/>
          <w:p w:rsidR="00000000" w:rsidDel="00000000" w:rsidP="00000000" w:rsidRDefault="00000000" w:rsidRPr="00000000" w14:paraId="0000012A">
            <w:pPr>
              <w:jc w:val="both"/>
              <w:rPr>
                <w:b w:val="1"/>
              </w:rPr>
            </w:pPr>
            <w:r w:rsidDel="00000000" w:rsidR="00000000" w:rsidRPr="00000000">
              <w:rPr>
                <w:b w:val="1"/>
                <w:rtl w:val="0"/>
              </w:rPr>
              <w:t xml:space="preserve">j</w:t>
            </w:r>
          </w:p>
        </w:tc>
        <w:tc>
          <w:tcPr/>
          <w:p w:rsidR="00000000" w:rsidDel="00000000" w:rsidP="00000000" w:rsidRDefault="00000000" w:rsidRPr="00000000" w14:paraId="0000012B">
            <w:pPr>
              <w:jc w:val="both"/>
              <w:rPr>
                <w:b w:val="1"/>
              </w:rPr>
            </w:pPr>
            <w:r w:rsidDel="00000000" w:rsidR="00000000" w:rsidRPr="00000000">
              <w:rPr>
                <w:b w:val="1"/>
                <w:rtl w:val="0"/>
              </w:rPr>
              <w:t xml:space="preserve">s</w:t>
            </w:r>
          </w:p>
        </w:tc>
        <w:tc>
          <w:tcPr/>
          <w:p w:rsidR="00000000" w:rsidDel="00000000" w:rsidP="00000000" w:rsidRDefault="00000000" w:rsidRPr="00000000" w14:paraId="0000012C">
            <w:pPr>
              <w:jc w:val="both"/>
              <w:rPr>
                <w:b w:val="1"/>
              </w:rPr>
            </w:pPr>
            <w:r w:rsidDel="00000000" w:rsidR="00000000" w:rsidRPr="00000000">
              <w:rPr>
                <w:b w:val="1"/>
                <w:rtl w:val="0"/>
              </w:rPr>
              <w:t xml:space="preserve">j</w:t>
            </w:r>
          </w:p>
        </w:tc>
      </w:tr>
      <w:tr>
        <w:trPr>
          <w:cantSplit w:val="0"/>
          <w:tblHeader w:val="0"/>
        </w:trPr>
        <w:tc>
          <w:tcPr/>
          <w:p w:rsidR="00000000" w:rsidDel="00000000" w:rsidP="00000000" w:rsidRDefault="00000000" w:rsidRPr="00000000" w14:paraId="0000012D">
            <w:pPr>
              <w:jc w:val="both"/>
              <w:rPr>
                <w:b w:val="1"/>
              </w:rPr>
            </w:pPr>
            <w:r w:rsidDel="00000000" w:rsidR="00000000" w:rsidRPr="00000000">
              <w:rPr>
                <w:b w:val="1"/>
                <w:rtl w:val="0"/>
              </w:rPr>
              <w:t xml:space="preserve">j</w:t>
            </w:r>
          </w:p>
        </w:tc>
        <w:tc>
          <w:tcPr/>
          <w:p w:rsidR="00000000" w:rsidDel="00000000" w:rsidP="00000000" w:rsidRDefault="00000000" w:rsidRPr="00000000" w14:paraId="0000012E">
            <w:pPr>
              <w:jc w:val="both"/>
              <w:rPr>
                <w:b w:val="1"/>
              </w:rPr>
            </w:pPr>
            <w:r w:rsidDel="00000000" w:rsidR="00000000" w:rsidRPr="00000000">
              <w:rPr>
                <w:b w:val="1"/>
                <w:rtl w:val="0"/>
              </w:rPr>
              <w:t xml:space="preserve">w</w:t>
            </w:r>
          </w:p>
        </w:tc>
        <w:tc>
          <w:tcPr/>
          <w:p w:rsidR="00000000" w:rsidDel="00000000" w:rsidP="00000000" w:rsidRDefault="00000000" w:rsidRPr="00000000" w14:paraId="0000012F">
            <w:pPr>
              <w:jc w:val="both"/>
              <w:rPr>
                <w:b w:val="1"/>
              </w:rPr>
            </w:pPr>
            <w:r w:rsidDel="00000000" w:rsidR="00000000" w:rsidRPr="00000000">
              <w:rPr>
                <w:b w:val="1"/>
                <w:rtl w:val="0"/>
              </w:rPr>
              <w:t xml:space="preserve">d</w:t>
            </w:r>
          </w:p>
        </w:tc>
        <w:tc>
          <w:tcPr/>
          <w:p w:rsidR="00000000" w:rsidDel="00000000" w:rsidP="00000000" w:rsidRDefault="00000000" w:rsidRPr="00000000" w14:paraId="00000130">
            <w:pPr>
              <w:jc w:val="both"/>
              <w:rPr>
                <w:b w:val="1"/>
              </w:rPr>
            </w:pPr>
            <w:r w:rsidDel="00000000" w:rsidR="00000000" w:rsidRPr="00000000">
              <w:rPr>
                <w:b w:val="1"/>
                <w:rtl w:val="0"/>
              </w:rPr>
              <w:t xml:space="preserve">h</w:t>
            </w:r>
          </w:p>
        </w:tc>
        <w:tc>
          <w:tcPr/>
          <w:p w:rsidR="00000000" w:rsidDel="00000000" w:rsidP="00000000" w:rsidRDefault="00000000" w:rsidRPr="00000000" w14:paraId="00000131">
            <w:pPr>
              <w:jc w:val="both"/>
              <w:rPr>
                <w:b w:val="1"/>
              </w:rPr>
            </w:pPr>
            <w:r w:rsidDel="00000000" w:rsidR="00000000" w:rsidRPr="00000000">
              <w:rPr>
                <w:b w:val="1"/>
                <w:rtl w:val="0"/>
              </w:rPr>
              <w:t xml:space="preserve">j</w:t>
            </w:r>
          </w:p>
        </w:tc>
        <w:tc>
          <w:tcPr/>
          <w:p w:rsidR="00000000" w:rsidDel="00000000" w:rsidP="00000000" w:rsidRDefault="00000000" w:rsidRPr="00000000" w14:paraId="00000132">
            <w:pPr>
              <w:jc w:val="both"/>
              <w:rPr>
                <w:b w:val="1"/>
              </w:rPr>
            </w:pPr>
            <w:r w:rsidDel="00000000" w:rsidR="00000000" w:rsidRPr="00000000">
              <w:rPr>
                <w:b w:val="1"/>
                <w:rtl w:val="0"/>
              </w:rPr>
              <w:t xml:space="preserve">s</w:t>
            </w:r>
          </w:p>
        </w:tc>
        <w:tc>
          <w:tcPr/>
          <w:p w:rsidR="00000000" w:rsidDel="00000000" w:rsidP="00000000" w:rsidRDefault="00000000" w:rsidRPr="00000000" w14:paraId="00000133">
            <w:pPr>
              <w:jc w:val="both"/>
              <w:rPr>
                <w:b w:val="1"/>
              </w:rPr>
            </w:pPr>
            <w:r w:rsidDel="00000000" w:rsidR="00000000" w:rsidRPr="00000000">
              <w:rPr>
                <w:b w:val="1"/>
                <w:rtl w:val="0"/>
              </w:rPr>
              <w:t xml:space="preserve">d</w:t>
            </w:r>
          </w:p>
        </w:tc>
        <w:tc>
          <w:tcPr/>
          <w:p w:rsidR="00000000" w:rsidDel="00000000" w:rsidP="00000000" w:rsidRDefault="00000000" w:rsidRPr="00000000" w14:paraId="00000134">
            <w:pPr>
              <w:jc w:val="both"/>
              <w:rPr>
                <w:b w:val="1"/>
              </w:rPr>
            </w:pPr>
            <w:r w:rsidDel="00000000" w:rsidR="00000000" w:rsidRPr="00000000">
              <w:rPr>
                <w:b w:val="1"/>
                <w:rtl w:val="0"/>
              </w:rPr>
              <w:t xml:space="preserve">h</w:t>
            </w:r>
          </w:p>
        </w:tc>
      </w:tr>
      <w:tr>
        <w:trPr>
          <w:cantSplit w:val="0"/>
          <w:tblHeader w:val="0"/>
        </w:trPr>
        <w:tc>
          <w:tcPr/>
          <w:p w:rsidR="00000000" w:rsidDel="00000000" w:rsidP="00000000" w:rsidRDefault="00000000" w:rsidRPr="00000000" w14:paraId="00000135">
            <w:pPr>
              <w:jc w:val="both"/>
              <w:rPr>
                <w:b w:val="1"/>
              </w:rPr>
            </w:pPr>
            <w:r w:rsidDel="00000000" w:rsidR="00000000" w:rsidRPr="00000000">
              <w:rPr>
                <w:b w:val="1"/>
                <w:rtl w:val="0"/>
              </w:rPr>
              <w:t xml:space="preserve">k</w:t>
            </w:r>
          </w:p>
        </w:tc>
        <w:tc>
          <w:tcPr/>
          <w:p w:rsidR="00000000" w:rsidDel="00000000" w:rsidP="00000000" w:rsidRDefault="00000000" w:rsidRPr="00000000" w14:paraId="00000136">
            <w:pPr>
              <w:jc w:val="both"/>
              <w:rPr>
                <w:b w:val="1"/>
              </w:rPr>
            </w:pPr>
            <w:r w:rsidDel="00000000" w:rsidR="00000000" w:rsidRPr="00000000">
              <w:rPr>
                <w:b w:val="1"/>
                <w:rtl w:val="0"/>
              </w:rPr>
              <w:t xml:space="preserve">k</w:t>
            </w:r>
          </w:p>
        </w:tc>
        <w:tc>
          <w:tcPr/>
          <w:p w:rsidR="00000000" w:rsidDel="00000000" w:rsidP="00000000" w:rsidRDefault="00000000" w:rsidRPr="00000000" w14:paraId="00000137">
            <w:pPr>
              <w:jc w:val="both"/>
              <w:rPr>
                <w:b w:val="1"/>
              </w:rPr>
            </w:pPr>
            <w:r w:rsidDel="00000000" w:rsidR="00000000" w:rsidRPr="00000000">
              <w:rPr>
                <w:b w:val="1"/>
                <w:rtl w:val="0"/>
              </w:rPr>
              <w:t xml:space="preserve">l</w:t>
            </w:r>
          </w:p>
        </w:tc>
        <w:tc>
          <w:tcPr/>
          <w:p w:rsidR="00000000" w:rsidDel="00000000" w:rsidP="00000000" w:rsidRDefault="00000000" w:rsidRPr="00000000" w14:paraId="00000138">
            <w:pPr>
              <w:jc w:val="both"/>
              <w:rPr>
                <w:b w:val="1"/>
              </w:rPr>
            </w:pPr>
            <w:r w:rsidDel="00000000" w:rsidR="00000000" w:rsidRPr="00000000">
              <w:rPr>
                <w:b w:val="1"/>
                <w:rtl w:val="0"/>
              </w:rPr>
              <w:t xml:space="preserve">k</w:t>
            </w:r>
          </w:p>
        </w:tc>
        <w:tc>
          <w:tcPr/>
          <w:p w:rsidR="00000000" w:rsidDel="00000000" w:rsidP="00000000" w:rsidRDefault="00000000" w:rsidRPr="00000000" w14:paraId="00000139">
            <w:pPr>
              <w:jc w:val="both"/>
              <w:rPr>
                <w:b w:val="1"/>
              </w:rPr>
            </w:pPr>
            <w:r w:rsidDel="00000000" w:rsidR="00000000" w:rsidRPr="00000000">
              <w:rPr>
                <w:b w:val="1"/>
                <w:rtl w:val="0"/>
              </w:rPr>
              <w:t xml:space="preserve">j</w:t>
            </w:r>
          </w:p>
        </w:tc>
        <w:tc>
          <w:tcPr/>
          <w:p w:rsidR="00000000" w:rsidDel="00000000" w:rsidP="00000000" w:rsidRDefault="00000000" w:rsidRPr="00000000" w14:paraId="0000013A">
            <w:pPr>
              <w:jc w:val="both"/>
              <w:rPr>
                <w:b w:val="1"/>
              </w:rPr>
            </w:pPr>
            <w:r w:rsidDel="00000000" w:rsidR="00000000" w:rsidRPr="00000000">
              <w:rPr>
                <w:b w:val="1"/>
                <w:rtl w:val="0"/>
              </w:rPr>
              <w:t xml:space="preserve">d</w:t>
            </w:r>
          </w:p>
        </w:tc>
        <w:tc>
          <w:tcPr/>
          <w:p w:rsidR="00000000" w:rsidDel="00000000" w:rsidP="00000000" w:rsidRDefault="00000000" w:rsidRPr="00000000" w14:paraId="0000013B">
            <w:pPr>
              <w:jc w:val="both"/>
              <w:rPr>
                <w:b w:val="1"/>
              </w:rPr>
            </w:pPr>
            <w:r w:rsidDel="00000000" w:rsidR="00000000" w:rsidRPr="00000000">
              <w:rPr>
                <w:b w:val="1"/>
                <w:rtl w:val="0"/>
              </w:rPr>
              <w:t xml:space="preserve">k</w:t>
            </w:r>
          </w:p>
        </w:tc>
        <w:tc>
          <w:tcPr/>
          <w:p w:rsidR="00000000" w:rsidDel="00000000" w:rsidP="00000000" w:rsidRDefault="00000000" w:rsidRPr="00000000" w14:paraId="0000013C">
            <w:pPr>
              <w:jc w:val="both"/>
              <w:rPr>
                <w:b w:val="1"/>
              </w:rPr>
            </w:pPr>
            <w:r w:rsidDel="00000000" w:rsidR="00000000" w:rsidRPr="00000000">
              <w:rPr>
                <w:b w:val="1"/>
                <w:rtl w:val="0"/>
              </w:rPr>
              <w:t xml:space="preserve">s</w:t>
            </w:r>
          </w:p>
        </w:tc>
      </w:tr>
      <w:tr>
        <w:trPr>
          <w:cantSplit w:val="0"/>
          <w:tblHeader w:val="0"/>
        </w:trPr>
        <w:tc>
          <w:tcPr/>
          <w:p w:rsidR="00000000" w:rsidDel="00000000" w:rsidP="00000000" w:rsidRDefault="00000000" w:rsidRPr="00000000" w14:paraId="0000013D">
            <w:pPr>
              <w:jc w:val="both"/>
              <w:rPr>
                <w:b w:val="1"/>
              </w:rPr>
            </w:pPr>
            <w:r w:rsidDel="00000000" w:rsidR="00000000" w:rsidRPr="00000000">
              <w:rPr>
                <w:b w:val="1"/>
                <w:rtl w:val="0"/>
              </w:rPr>
              <w:t xml:space="preserve">h</w:t>
            </w:r>
          </w:p>
        </w:tc>
        <w:tc>
          <w:tcPr/>
          <w:p w:rsidR="00000000" w:rsidDel="00000000" w:rsidP="00000000" w:rsidRDefault="00000000" w:rsidRPr="00000000" w14:paraId="0000013E">
            <w:pPr>
              <w:jc w:val="both"/>
              <w:rPr>
                <w:b w:val="1"/>
              </w:rPr>
            </w:pPr>
            <w:r w:rsidDel="00000000" w:rsidR="00000000" w:rsidRPr="00000000">
              <w:rPr>
                <w:b w:val="1"/>
                <w:rtl w:val="0"/>
              </w:rPr>
              <w:t xml:space="preserve">e</w:t>
            </w:r>
          </w:p>
        </w:tc>
        <w:tc>
          <w:tcPr/>
          <w:p w:rsidR="00000000" w:rsidDel="00000000" w:rsidP="00000000" w:rsidRDefault="00000000" w:rsidRPr="00000000" w14:paraId="0000013F">
            <w:pPr>
              <w:jc w:val="both"/>
              <w:rPr>
                <w:b w:val="1"/>
              </w:rPr>
            </w:pPr>
            <w:r w:rsidDel="00000000" w:rsidR="00000000" w:rsidRPr="00000000">
              <w:rPr>
                <w:b w:val="1"/>
                <w:rtl w:val="0"/>
              </w:rPr>
              <w:t xml:space="preserve">l</w:t>
            </w:r>
          </w:p>
        </w:tc>
        <w:tc>
          <w:tcPr/>
          <w:p w:rsidR="00000000" w:rsidDel="00000000" w:rsidP="00000000" w:rsidRDefault="00000000" w:rsidRPr="00000000" w14:paraId="00000140">
            <w:pPr>
              <w:jc w:val="both"/>
              <w:rPr>
                <w:b w:val="1"/>
              </w:rPr>
            </w:pPr>
            <w:r w:rsidDel="00000000" w:rsidR="00000000" w:rsidRPr="00000000">
              <w:rPr>
                <w:b w:val="1"/>
                <w:rtl w:val="0"/>
              </w:rPr>
              <w:t xml:space="preserve">l</w:t>
            </w:r>
          </w:p>
        </w:tc>
        <w:tc>
          <w:tcPr/>
          <w:p w:rsidR="00000000" w:rsidDel="00000000" w:rsidP="00000000" w:rsidRDefault="00000000" w:rsidRPr="00000000" w14:paraId="00000141">
            <w:pPr>
              <w:jc w:val="both"/>
              <w:rPr>
                <w:b w:val="1"/>
              </w:rPr>
            </w:pPr>
            <w:r w:rsidDel="00000000" w:rsidR="00000000" w:rsidRPr="00000000">
              <w:rPr>
                <w:b w:val="1"/>
                <w:rtl w:val="0"/>
              </w:rPr>
              <w:t xml:space="preserve">o</w:t>
            </w:r>
          </w:p>
        </w:tc>
        <w:tc>
          <w:tcPr/>
          <w:p w:rsidR="00000000" w:rsidDel="00000000" w:rsidP="00000000" w:rsidRDefault="00000000" w:rsidRPr="00000000" w14:paraId="00000142">
            <w:pPr>
              <w:jc w:val="both"/>
              <w:rPr>
                <w:b w:val="1"/>
              </w:rPr>
            </w:pPr>
            <w:r w:rsidDel="00000000" w:rsidR="00000000" w:rsidRPr="00000000">
              <w:rPr>
                <w:b w:val="1"/>
                <w:rtl w:val="0"/>
              </w:rPr>
              <w:t xml:space="preserve">y</w:t>
            </w:r>
          </w:p>
        </w:tc>
        <w:tc>
          <w:tcPr/>
          <w:p w:rsidR="00000000" w:rsidDel="00000000" w:rsidP="00000000" w:rsidRDefault="00000000" w:rsidRPr="00000000" w14:paraId="00000143">
            <w:pPr>
              <w:jc w:val="both"/>
              <w:rPr>
                <w:b w:val="1"/>
              </w:rPr>
            </w:pPr>
            <w:r w:rsidDel="00000000" w:rsidR="00000000" w:rsidRPr="00000000">
              <w:rPr>
                <w:b w:val="1"/>
                <w:rtl w:val="0"/>
              </w:rPr>
              <w:t xml:space="preserve">u</w:t>
            </w:r>
          </w:p>
        </w:tc>
        <w:tc>
          <w:tcPr/>
          <w:p w:rsidR="00000000" w:rsidDel="00000000" w:rsidP="00000000" w:rsidRDefault="00000000" w:rsidRPr="00000000" w14:paraId="00000144">
            <w:pPr>
              <w:jc w:val="both"/>
              <w:rPr>
                <w:b w:val="1"/>
              </w:rPr>
            </w:pPr>
            <w:r w:rsidDel="00000000" w:rsidR="00000000" w:rsidRPr="00000000">
              <w:rPr>
                <w:b w:val="1"/>
                <w:rtl w:val="0"/>
              </w:rPr>
              <w:t xml:space="preserve">k</w:t>
            </w:r>
          </w:p>
        </w:tc>
      </w:tr>
    </w:tbl>
    <w:p w:rsidR="00000000" w:rsidDel="00000000" w:rsidP="00000000" w:rsidRDefault="00000000" w:rsidRPr="00000000" w14:paraId="00000145">
      <w:pPr>
        <w:jc w:val="both"/>
        <w:rPr>
          <w:b w:val="1"/>
        </w:rPr>
      </w:pPr>
      <w:r w:rsidDel="00000000" w:rsidR="00000000" w:rsidRPr="00000000">
        <w:rPr>
          <w:rtl w:val="0"/>
        </w:rPr>
      </w:r>
    </w:p>
    <w:p w:rsidR="00000000" w:rsidDel="00000000" w:rsidP="00000000" w:rsidRDefault="00000000" w:rsidRPr="00000000" w14:paraId="00000146">
      <w:pPr>
        <w:jc w:val="both"/>
        <w:rPr>
          <w:b w:val="1"/>
        </w:rPr>
      </w:pPr>
      <w:r w:rsidDel="00000000" w:rsidR="00000000" w:rsidRPr="00000000">
        <w:rPr>
          <w:b w:val="1"/>
          <w:rtl w:val="0"/>
        </w:rPr>
        <w:t xml:space="preserve">characters.txt  [there won’t be any space between the letters in the file.Table is just for more clarity]</w:t>
      </w:r>
    </w:p>
    <w:p w:rsidR="00000000" w:rsidDel="00000000" w:rsidP="00000000" w:rsidRDefault="00000000" w:rsidRPr="00000000" w14:paraId="00000147">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48">
      <w:pPr>
        <w:jc w:val="both"/>
        <w:rPr>
          <w:b w:val="1"/>
        </w:rPr>
      </w:pPr>
      <w:r w:rsidDel="00000000" w:rsidR="00000000" w:rsidRPr="00000000">
        <w:rPr>
          <w:rtl w:val="0"/>
        </w:rPr>
      </w:r>
    </w:p>
    <w:tbl>
      <w:tblPr>
        <w:tblStyle w:val="Table5"/>
        <w:tblW w:w="3007.0" w:type="dxa"/>
        <w:jc w:val="left"/>
        <w:tblInd w:w="-108.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00"/>
      </w:tblPr>
      <w:tblGrid>
        <w:gridCol w:w="3007"/>
        <w:tblGridChange w:id="0">
          <w:tblGrid>
            <w:gridCol w:w="3007"/>
          </w:tblGrid>
        </w:tblGridChange>
      </w:tblGrid>
      <w:tr>
        <w:trPr>
          <w:cantSplit w:val="0"/>
          <w:trHeight w:val="975" w:hRule="atLeast"/>
          <w:tblHeader w:val="0"/>
        </w:trPr>
        <w:tc>
          <w:tcPr/>
          <w:p w:rsidR="00000000" w:rsidDel="00000000" w:rsidP="00000000" w:rsidRDefault="00000000" w:rsidRPr="00000000" w14:paraId="00000149">
            <w:pPr>
              <w:jc w:val="both"/>
              <w:rPr/>
            </w:pPr>
            <w:r w:rsidDel="00000000" w:rsidR="00000000" w:rsidRPr="00000000">
              <w:rPr>
                <w:rtl w:val="0"/>
              </w:rPr>
              <w:t xml:space="preserve">Hellow</w:t>
            </w:r>
          </w:p>
          <w:p w:rsidR="00000000" w:rsidDel="00000000" w:rsidP="00000000" w:rsidRDefault="00000000" w:rsidRPr="00000000" w14:paraId="0000014A">
            <w:pPr>
              <w:jc w:val="both"/>
              <w:rPr/>
            </w:pPr>
            <w:r w:rsidDel="00000000" w:rsidR="00000000" w:rsidRPr="00000000">
              <w:rPr>
                <w:rtl w:val="0"/>
              </w:rPr>
              <w:t xml:space="preserve">creepy</w:t>
            </w:r>
          </w:p>
          <w:p w:rsidR="00000000" w:rsidDel="00000000" w:rsidP="00000000" w:rsidRDefault="00000000" w:rsidRPr="00000000" w14:paraId="0000014B">
            <w:pPr>
              <w:jc w:val="both"/>
              <w:rPr/>
            </w:pPr>
            <w:r w:rsidDel="00000000" w:rsidR="00000000" w:rsidRPr="00000000">
              <w:rPr>
                <w:rtl w:val="0"/>
              </w:rPr>
              <w:t xml:space="preserve">sleepy</w:t>
            </w:r>
          </w:p>
          <w:p w:rsidR="00000000" w:rsidDel="00000000" w:rsidP="00000000" w:rsidRDefault="00000000" w:rsidRPr="00000000" w14:paraId="0000014C">
            <w:pPr>
              <w:jc w:val="both"/>
              <w:rPr/>
            </w:pPr>
            <w:r w:rsidDel="00000000" w:rsidR="00000000" w:rsidRPr="00000000">
              <w:rPr>
                <w:rtl w:val="0"/>
              </w:rPr>
              <w:t xml:space="preserve">slowly</w:t>
            </w:r>
          </w:p>
        </w:tc>
      </w:tr>
    </w:tbl>
    <w:p w:rsidR="00000000" w:rsidDel="00000000" w:rsidP="00000000" w:rsidRDefault="00000000" w:rsidRPr="00000000" w14:paraId="0000014D">
      <w:pPr>
        <w:jc w:val="both"/>
        <w:rPr>
          <w:b w:val="1"/>
        </w:rPr>
      </w:pPr>
      <w:r w:rsidDel="00000000" w:rsidR="00000000" w:rsidRPr="00000000">
        <w:rPr>
          <w:b w:val="1"/>
          <w:rtl w:val="0"/>
        </w:rPr>
        <w:t xml:space="preserve">Wordstosearch.txt</w:t>
      </w:r>
    </w:p>
    <w:p w:rsidR="00000000" w:rsidDel="00000000" w:rsidP="00000000" w:rsidRDefault="00000000" w:rsidRPr="00000000" w14:paraId="0000014E">
      <w:pPr>
        <w:spacing w:after="0" w:line="240" w:lineRule="auto"/>
        <w:jc w:val="both"/>
        <w:rPr/>
      </w:pPr>
      <w:r w:rsidDel="00000000" w:rsidR="00000000" w:rsidRPr="00000000">
        <w:rPr>
          <w:rtl w:val="0"/>
        </w:rPr>
        <w:t xml:space="preserve">And</w:t>
      </w:r>
      <w:r w:rsidDel="00000000" w:rsidR="00000000" w:rsidRPr="00000000">
        <w:rPr>
          <w:b w:val="1"/>
          <w:rtl w:val="0"/>
        </w:rPr>
        <w:t xml:space="preserve"> Output</w:t>
      </w:r>
      <w:r w:rsidDel="00000000" w:rsidR="00000000" w:rsidRPr="00000000">
        <w:rPr>
          <w:rtl w:val="0"/>
        </w:rPr>
        <w:t xml:space="preserve"> of the program should be:</w:t>
      </w:r>
    </w:p>
    <w:p w:rsidR="00000000" w:rsidDel="00000000" w:rsidP="00000000" w:rsidRDefault="00000000" w:rsidRPr="00000000" w14:paraId="0000014F">
      <w:pPr>
        <w:spacing w:after="0" w:line="240" w:lineRule="auto"/>
        <w:jc w:val="both"/>
        <w:rPr/>
      </w:pPr>
      <w:r w:rsidDel="00000000" w:rsidR="00000000" w:rsidRPr="00000000">
        <w:rPr>
          <w:rtl w:val="0"/>
        </w:rPr>
        <w:t xml:space="preserve">2 words</w:t>
      </w:r>
    </w:p>
    <w:p w:rsidR="00000000" w:rsidDel="00000000" w:rsidP="00000000" w:rsidRDefault="00000000" w:rsidRPr="00000000" w14:paraId="00000150">
      <w:pPr>
        <w:rPr>
          <w:rFonts w:ascii="Times New Roman" w:cs="Times New Roman" w:eastAsia="Times New Roman" w:hAnsi="Times New Roman"/>
          <w:b w:val="1"/>
          <w:i w:val="0"/>
          <w:color w:val="000000"/>
          <w:sz w:val="24"/>
          <w:szCs w:val="24"/>
          <w:u w:val="single"/>
        </w:rPr>
      </w:pPr>
      <w:r w:rsidDel="00000000" w:rsidR="00000000" w:rsidRPr="00000000">
        <w:rPr>
          <w:rtl w:val="0"/>
        </w:rPr>
      </w:r>
    </w:p>
    <w:sectPr>
      <w:footerReference r:id="rId15" w:type="default"/>
      <w:pgSz w:h="15840" w:w="12240" w:orient="portrait"/>
      <w:pgMar w:bottom="1440" w:top="720" w:left="1152"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nsolas"/>
  <w:font w:name="Cambr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sdt>
    <w:sdtPr>
      <w:tag w:val="goog_rdk_31"/>
    </w:sdtPr>
    <w:sdtContent>
      <w:p w:rsidR="00000000" w:rsidDel="00000000" w:rsidP="00000000" w:rsidRDefault="00000000" w:rsidRPr="00000000" w14:paraId="00000151">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ins w:author="Muhammad Akhyar Chaudhary BSDS 2022 FAST NU LHR" w:id="4" w:date="2022-12-15T14:38:29Z"/>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School of Computer SciencePage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sdt>
          <w:sdtPr>
            <w:tag w:val="goog_rdk_30"/>
          </w:sdtPr>
          <w:sdtContent>
            <w:ins w:author="Muhammad Akhyar Chaudhary BSDS 2022 FAST NU LHR" w:id="4" w:date="2022-12-15T14:38:29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Ahmed and Iffrah are playing a game "Search Word". In this game there are sequence of characters stored in 8 X 25 table and this table is stored in "characters.txt" file . Both Ahmed and Iffrah have to search particular words available in "WordstoSearch.txt".   There are 4 words of length 6 in "WordstoSearch.txt" . Words can be searched horizontally, vertically and diagonally. </w:t>
              </w:r>
            </w:ins>
          </w:sdtContent>
        </w:sdt>
      </w:p>
    </w:sdtContent>
  </w:sdt>
  <w:sdt>
    <w:sdtPr>
      <w:tag w:val="goog_rdk_33"/>
    </w:sdtPr>
    <w:sdtContent>
      <w:p w:rsidR="00000000" w:rsidDel="00000000" w:rsidP="00000000" w:rsidRDefault="00000000" w:rsidRPr="00000000" w14:paraId="00000152">
        <w:pPr>
          <w:tabs>
            <w:tab w:val="center" w:pos="4680"/>
            <w:tab w:val="right" w:pos="9360"/>
          </w:tabs>
          <w:jc w:val="both"/>
          <w:rPr>
            <w:ins w:author="Muhammad Akhyar Chaudhary BSDS 2022 FAST NU LHR" w:id="4" w:date="2022-12-15T14:38:29Z"/>
            <w:rFonts w:ascii="Calibri" w:cs="Calibri" w:eastAsia="Calibri" w:hAnsi="Calibri"/>
            <w:b w:val="0"/>
            <w:i w:val="0"/>
            <w:smallCaps w:val="0"/>
            <w:strike w:val="0"/>
            <w:color w:val="000000"/>
            <w:sz w:val="22"/>
            <w:szCs w:val="22"/>
            <w:u w:val="none"/>
            <w:shd w:fill="auto" w:val="clear"/>
            <w:vertAlign w:val="baseline"/>
          </w:rPr>
        </w:pPr>
        <w:sdt>
          <w:sdtPr>
            <w:tag w:val="goog_rdk_32"/>
          </w:sdtPr>
          <w:sdtContent>
            <w:ins w:author="Muhammad Akhyar Chaudhary BSDS 2022 FAST NU LHR" w:id="4" w:date="2022-12-15T14:38:29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one who search more words from characters.txt won the game,  but Iffrah is much younger than Ahmed, so we have decided  to help Iffrah by developing a program that will tell about Iffrah total number of words found in "characters.txt".</w:t>
              </w:r>
            </w:ins>
          </w:sdtContent>
        </w:sdt>
      </w:p>
    </w:sdtContent>
  </w:sdt>
  <w:sdt>
    <w:sdtPr>
      <w:tag w:val="goog_rdk_35"/>
    </w:sdtPr>
    <w:sdtContent>
      <w:p w:rsidR="00000000" w:rsidDel="00000000" w:rsidP="00000000" w:rsidRDefault="00000000" w:rsidRPr="00000000" w14:paraId="00000153">
        <w:pPr>
          <w:tabs>
            <w:tab w:val="center" w:pos="4680"/>
            <w:tab w:val="right" w:pos="9360"/>
          </w:tabs>
          <w:jc w:val="both"/>
          <w:rPr>
            <w:ins w:author="Muhammad Akhyar Chaudhary BSDS 2022 FAST NU LHR" w:id="4" w:date="2022-12-15T14:38:29Z"/>
            <w:rFonts w:ascii="Calibri" w:cs="Calibri" w:eastAsia="Calibri" w:hAnsi="Calibri"/>
            <w:b w:val="0"/>
            <w:i w:val="0"/>
            <w:smallCaps w:val="0"/>
            <w:strike w:val="0"/>
            <w:color w:val="000000"/>
            <w:sz w:val="22"/>
            <w:szCs w:val="22"/>
            <w:u w:val="none"/>
            <w:shd w:fill="auto" w:val="clear"/>
            <w:vertAlign w:val="baseline"/>
          </w:rPr>
        </w:pPr>
        <w:sdt>
          <w:sdtPr>
            <w:tag w:val="goog_rdk_34"/>
          </w:sdtPr>
          <w:sdtContent>
            <w:ins w:author="Muhammad Akhyar Chaudhary BSDS 2022 FAST NU LHR" w:id="4" w:date="2022-12-15T14:38:29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Your task is to develop a program to search words in "characters.txt" and count them . The list of words to be searched is available in "WordstoSearch.txt". Your program should follow divide and conquer rule.</w:t>
              </w:r>
            </w:ins>
          </w:sdtContent>
        </w:sdt>
      </w:p>
    </w:sdtContent>
  </w:sdt>
  <w:sdt>
    <w:sdtPr>
      <w:tag w:val="goog_rdk_37"/>
    </w:sdtPr>
    <w:sdtContent>
      <w:p w:rsidR="00000000" w:rsidDel="00000000" w:rsidP="00000000" w:rsidRDefault="00000000" w:rsidRPr="00000000" w14:paraId="00000154">
        <w:pPr>
          <w:tabs>
            <w:tab w:val="center" w:pos="4680"/>
            <w:tab w:val="right" w:pos="9360"/>
          </w:tabs>
          <w:jc w:val="both"/>
          <w:rPr>
            <w:ins w:author="Muhammad Akhyar Chaudhary BSDS 2022 FAST NU LHR" w:id="4" w:date="2022-12-15T14:38:29Z"/>
            <w:rFonts w:ascii="Calibri" w:cs="Calibri" w:eastAsia="Calibri" w:hAnsi="Calibri"/>
            <w:b w:val="0"/>
            <w:i w:val="0"/>
            <w:smallCaps w:val="0"/>
            <w:strike w:val="0"/>
            <w:color w:val="000000"/>
            <w:sz w:val="22"/>
            <w:szCs w:val="22"/>
            <w:u w:val="none"/>
            <w:shd w:fill="auto" w:val="clear"/>
            <w:vertAlign w:val="baseline"/>
          </w:rPr>
        </w:pPr>
        <w:sdt>
          <w:sdtPr>
            <w:tag w:val="goog_rdk_36"/>
          </w:sdtPr>
          <w:sdtContent>
            <w:ins w:author="Muhammad Akhyar Chaudhary BSDS 2022 FAST NU LHR" w:id="4" w:date="2022-12-15T14:38:29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Following functions should be there in the program.</w:t>
              </w:r>
            </w:ins>
          </w:sdtContent>
        </w:sdt>
      </w:p>
    </w:sdtContent>
  </w:sdt>
  <w:sdt>
    <w:sdtPr>
      <w:tag w:val="goog_rdk_39"/>
    </w:sdtPr>
    <w:sdtContent>
      <w:p w:rsidR="00000000" w:rsidDel="00000000" w:rsidP="00000000" w:rsidRDefault="00000000" w:rsidRPr="00000000" w14:paraId="00000155">
        <w:pPr>
          <w:tabs>
            <w:tab w:val="center" w:pos="4680"/>
            <w:tab w:val="right" w:pos="9360"/>
          </w:tabs>
          <w:jc w:val="both"/>
          <w:rPr>
            <w:ins w:author="Muhammad Akhyar Chaudhary BSDS 2022 FAST NU LHR" w:id="4" w:date="2022-12-15T14:38:29Z"/>
            <w:rFonts w:ascii="Calibri" w:cs="Calibri" w:eastAsia="Calibri" w:hAnsi="Calibri"/>
            <w:b w:val="0"/>
            <w:i w:val="0"/>
            <w:smallCaps w:val="0"/>
            <w:strike w:val="0"/>
            <w:color w:val="000000"/>
            <w:sz w:val="22"/>
            <w:szCs w:val="22"/>
            <w:u w:val="none"/>
            <w:shd w:fill="auto" w:val="clear"/>
            <w:vertAlign w:val="baseline"/>
          </w:rPr>
        </w:pPr>
        <w:sdt>
          <w:sdtPr>
            <w:tag w:val="goog_rdk_38"/>
          </w:sdtPr>
          <w:sdtContent>
            <w:ins w:author="Muhammad Akhyar Chaudhary BSDS 2022 FAST NU LHR" w:id="4" w:date="2022-12-15T14:38:29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Load "characters.txt" in 2d array named "characters" using function named "LoadCharacters".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marks]</w:t>
              </w:r>
              <w:r w:rsidDel="00000000" w:rsidR="00000000" w:rsidRPr="00000000">
                <w:rPr>
                  <w:rtl w:val="0"/>
                </w:rPr>
              </w:r>
            </w:ins>
          </w:sdtContent>
        </w:sdt>
      </w:p>
    </w:sdtContent>
  </w:sdt>
  <w:sdt>
    <w:sdtPr>
      <w:tag w:val="goog_rdk_41"/>
    </w:sdtPr>
    <w:sdtContent>
      <w:p w:rsidR="00000000" w:rsidDel="00000000" w:rsidP="00000000" w:rsidRDefault="00000000" w:rsidRPr="00000000" w14:paraId="00000156">
        <w:pPr>
          <w:tabs>
            <w:tab w:val="center" w:pos="4680"/>
            <w:tab w:val="right" w:pos="9360"/>
          </w:tabs>
          <w:jc w:val="both"/>
          <w:rPr>
            <w:ins w:author="Muhammad Akhyar Chaudhary BSDS 2022 FAST NU LHR" w:id="4" w:date="2022-12-15T14:38:29Z"/>
            <w:rFonts w:ascii="Calibri" w:cs="Calibri" w:eastAsia="Calibri" w:hAnsi="Calibri"/>
            <w:b w:val="0"/>
            <w:i w:val="0"/>
            <w:smallCaps w:val="0"/>
            <w:strike w:val="0"/>
            <w:color w:val="000000"/>
            <w:sz w:val="22"/>
            <w:szCs w:val="22"/>
            <w:u w:val="none"/>
            <w:shd w:fill="auto" w:val="clear"/>
            <w:vertAlign w:val="baseline"/>
          </w:rPr>
        </w:pPr>
        <w:sdt>
          <w:sdtPr>
            <w:tag w:val="goog_rdk_40"/>
          </w:sdtPr>
          <w:sdtContent>
            <w:ins w:author="Muhammad Akhyar Chaudhary BSDS 2022 FAST NU LHR" w:id="4" w:date="2022-12-15T14:38:29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Load "WordstoSearch.txt" in 2d array named "WordstoSearch" using function named "LoadWordstoSearch".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marks]</w:t>
              </w:r>
              <w:r w:rsidDel="00000000" w:rsidR="00000000" w:rsidRPr="00000000">
                <w:rPr>
                  <w:rtl w:val="0"/>
                </w:rPr>
              </w:r>
            </w:ins>
          </w:sdtContent>
        </w:sdt>
      </w:p>
    </w:sdtContent>
  </w:sdt>
  <w:sdt>
    <w:sdtPr>
      <w:tag w:val="goog_rdk_43"/>
    </w:sdtPr>
    <w:sdtContent>
      <w:p w:rsidR="00000000" w:rsidDel="00000000" w:rsidP="00000000" w:rsidRDefault="00000000" w:rsidRPr="00000000" w14:paraId="00000157">
        <w:pPr>
          <w:tabs>
            <w:tab w:val="center" w:pos="4680"/>
            <w:tab w:val="right" w:pos="9360"/>
          </w:tabs>
          <w:jc w:val="both"/>
          <w:rPr>
            <w:ins w:author="Muhammad Akhyar Chaudhary BSDS 2022 FAST NU LHR" w:id="4" w:date="2022-12-15T14:38:29Z"/>
            <w:rFonts w:ascii="Calibri" w:cs="Calibri" w:eastAsia="Calibri" w:hAnsi="Calibri"/>
            <w:b w:val="0"/>
            <w:i w:val="0"/>
            <w:smallCaps w:val="0"/>
            <w:strike w:val="0"/>
            <w:color w:val="000000"/>
            <w:sz w:val="22"/>
            <w:szCs w:val="22"/>
            <w:u w:val="none"/>
            <w:shd w:fill="auto" w:val="clear"/>
            <w:vertAlign w:val="baseline"/>
          </w:rPr>
        </w:pPr>
        <w:sdt>
          <w:sdtPr>
            <w:tag w:val="goog_rdk_42"/>
          </w:sdtPr>
          <w:sdtContent>
            <w:ins w:author="Muhammad Akhyar Chaudhary BSDS 2022 FAST NU LHR" w:id="4" w:date="2022-12-15T14:38:29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Search word horizontally using function named "SearchHorizontally".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marks]</w:t>
              </w:r>
              <w:r w:rsidDel="00000000" w:rsidR="00000000" w:rsidRPr="00000000">
                <w:rPr>
                  <w:rtl w:val="0"/>
                </w:rPr>
              </w:r>
            </w:ins>
          </w:sdtContent>
        </w:sdt>
      </w:p>
    </w:sdtContent>
  </w:sdt>
  <w:sdt>
    <w:sdtPr>
      <w:tag w:val="goog_rdk_45"/>
    </w:sdtPr>
    <w:sdtContent>
      <w:p w:rsidR="00000000" w:rsidDel="00000000" w:rsidP="00000000" w:rsidRDefault="00000000" w:rsidRPr="00000000" w14:paraId="00000158">
        <w:pPr>
          <w:tabs>
            <w:tab w:val="center" w:pos="4680"/>
            <w:tab w:val="right" w:pos="9360"/>
          </w:tabs>
          <w:jc w:val="both"/>
          <w:rPr>
            <w:ins w:author="Muhammad Akhyar Chaudhary BSDS 2022 FAST NU LHR" w:id="4" w:date="2022-12-15T14:38:29Z"/>
            <w:rFonts w:ascii="Calibri" w:cs="Calibri" w:eastAsia="Calibri" w:hAnsi="Calibri"/>
            <w:b w:val="0"/>
            <w:i w:val="0"/>
            <w:smallCaps w:val="0"/>
            <w:strike w:val="0"/>
            <w:color w:val="000000"/>
            <w:sz w:val="22"/>
            <w:szCs w:val="22"/>
            <w:u w:val="none"/>
            <w:shd w:fill="auto" w:val="clear"/>
            <w:vertAlign w:val="baseline"/>
          </w:rPr>
        </w:pPr>
        <w:sdt>
          <w:sdtPr>
            <w:tag w:val="goog_rdk_44"/>
          </w:sdtPr>
          <w:sdtContent>
            <w:ins w:author="Muhammad Akhyar Chaudhary BSDS 2022 FAST NU LHR" w:id="4" w:date="2022-12-15T14:38:29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Search word vertically using function named "SearchVertically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marks]</w:t>
              </w:r>
              <w:r w:rsidDel="00000000" w:rsidR="00000000" w:rsidRPr="00000000">
                <w:rPr>
                  <w:rtl w:val="0"/>
                </w:rPr>
              </w:r>
            </w:ins>
          </w:sdtContent>
        </w:sdt>
      </w:p>
    </w:sdtContent>
  </w:sdt>
  <w:sdt>
    <w:sdtPr>
      <w:tag w:val="goog_rdk_47"/>
    </w:sdtPr>
    <w:sdtContent>
      <w:p w:rsidR="00000000" w:rsidDel="00000000" w:rsidP="00000000" w:rsidRDefault="00000000" w:rsidRPr="00000000" w14:paraId="00000159">
        <w:pPr>
          <w:tabs>
            <w:tab w:val="center" w:pos="4680"/>
            <w:tab w:val="right" w:pos="9360"/>
          </w:tabs>
          <w:jc w:val="both"/>
          <w:rPr>
            <w:ins w:author="Muhammad Akhyar Chaudhary BSDS 2022 FAST NU LHR" w:id="4" w:date="2022-12-15T14:38:29Z"/>
            <w:rFonts w:ascii="Calibri" w:cs="Calibri" w:eastAsia="Calibri" w:hAnsi="Calibri"/>
            <w:b w:val="0"/>
            <w:i w:val="0"/>
            <w:smallCaps w:val="0"/>
            <w:strike w:val="0"/>
            <w:color w:val="000000"/>
            <w:sz w:val="22"/>
            <w:szCs w:val="22"/>
            <w:u w:val="none"/>
            <w:shd w:fill="auto" w:val="clear"/>
            <w:vertAlign w:val="baseline"/>
          </w:rPr>
        </w:pPr>
        <w:sdt>
          <w:sdtPr>
            <w:tag w:val="goog_rdk_46"/>
          </w:sdtPr>
          <w:sdtContent>
            <w:ins w:author="Muhammad Akhyar Chaudhary BSDS 2022 FAST NU LHR" w:id="4" w:date="2022-12-15T14:38:29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Search word diagonally using function named "SearchDiagonally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marks]</w:t>
              </w:r>
              <w:r w:rsidDel="00000000" w:rsidR="00000000" w:rsidRPr="00000000">
                <w:rPr>
                  <w:rtl w:val="0"/>
                </w:rPr>
              </w:r>
            </w:ins>
          </w:sdtContent>
        </w:sdt>
      </w:p>
    </w:sdtContent>
  </w:sdt>
  <w:sdt>
    <w:sdtPr>
      <w:tag w:val="goog_rdk_49"/>
    </w:sdtPr>
    <w:sdtContent>
      <w:p w:rsidR="00000000" w:rsidDel="00000000" w:rsidP="00000000" w:rsidRDefault="00000000" w:rsidRPr="00000000" w14:paraId="0000015A">
        <w:pPr>
          <w:tabs>
            <w:tab w:val="center" w:pos="4680"/>
            <w:tab w:val="right" w:pos="9360"/>
          </w:tabs>
          <w:jc w:val="both"/>
          <w:rPr>
            <w:ins w:author="Muhammad Akhyar Chaudhary BSDS 2022 FAST NU LHR" w:id="4" w:date="2022-12-15T14:38:29Z"/>
            <w:rFonts w:ascii="Calibri" w:cs="Calibri" w:eastAsia="Calibri" w:hAnsi="Calibri"/>
            <w:b w:val="0"/>
            <w:i w:val="0"/>
            <w:smallCaps w:val="0"/>
            <w:strike w:val="0"/>
            <w:color w:val="000000"/>
            <w:sz w:val="22"/>
            <w:szCs w:val="22"/>
            <w:u w:val="none"/>
            <w:shd w:fill="auto" w:val="clear"/>
            <w:vertAlign w:val="baseline"/>
          </w:rPr>
        </w:pPr>
        <w:sdt>
          <w:sdtPr>
            <w:tag w:val="goog_rdk_48"/>
          </w:sdtPr>
          <w:sdtContent>
            <w:ins w:author="Muhammad Akhyar Chaudhary BSDS 2022 FAST NU LHR" w:id="4" w:date="2022-12-15T14:38:29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Return the total numbers of words found in "characters.txt" using function "ReturnTotalCount".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marks]</w:t>
              </w:r>
              <w:r w:rsidDel="00000000" w:rsidR="00000000" w:rsidRPr="00000000">
                <w:rPr>
                  <w:rtl w:val="0"/>
                </w:rPr>
              </w:r>
            </w:ins>
          </w:sdtContent>
        </w:sdt>
      </w:p>
    </w:sdtContent>
  </w:sdt>
  <w:sdt>
    <w:sdtPr>
      <w:tag w:val="goog_rdk_51"/>
    </w:sdtPr>
    <w:sdtContent>
      <w:p w:rsidR="00000000" w:rsidDel="00000000" w:rsidP="00000000" w:rsidRDefault="00000000" w:rsidRPr="00000000" w14:paraId="0000015B">
        <w:pPr>
          <w:tabs>
            <w:tab w:val="center" w:pos="4680"/>
            <w:tab w:val="right" w:pos="9360"/>
          </w:tabs>
          <w:jc w:val="both"/>
          <w:rPr>
            <w:ins w:author="Muhammad Akhyar Chaudhary BSDS 2022 FAST NU LHR" w:id="4" w:date="2022-12-15T14:38:29Z"/>
            <w:rFonts w:ascii="Calibri" w:cs="Calibri" w:eastAsia="Calibri" w:hAnsi="Calibri"/>
            <w:b w:val="0"/>
            <w:i w:val="0"/>
            <w:smallCaps w:val="0"/>
            <w:strike w:val="0"/>
            <w:color w:val="000000"/>
            <w:sz w:val="22"/>
            <w:szCs w:val="22"/>
            <w:u w:val="none"/>
            <w:shd w:fill="auto" w:val="clear"/>
            <w:vertAlign w:val="baseline"/>
          </w:rPr>
        </w:pPr>
        <w:sdt>
          <w:sdtPr>
            <w:tag w:val="goog_rdk_50"/>
          </w:sdtPr>
          <w:sdtContent>
            <w:ins w:author="Muhammad Akhyar Chaudhary BSDS 2022 FAST NU LHR" w:id="4" w:date="2022-12-15T14:38:29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Following are the input files:  </w:t>
              </w:r>
            </w:ins>
          </w:sdtContent>
        </w:sdt>
      </w:p>
    </w:sdtContent>
  </w:sdt>
  <w:sdt>
    <w:sdtPr>
      <w:tag w:val="goog_rdk_53"/>
    </w:sdtPr>
    <w:sdtContent>
      <w:p w:rsidR="00000000" w:rsidDel="00000000" w:rsidP="00000000" w:rsidRDefault="00000000" w:rsidRPr="00000000" w14:paraId="0000015C">
        <w:pPr>
          <w:tabs>
            <w:tab w:val="center" w:pos="4680"/>
            <w:tab w:val="right" w:pos="9360"/>
          </w:tabs>
          <w:jc w:val="both"/>
          <w:rPr>
            <w:ins w:author="Muhammad Akhyar Chaudhary BSDS 2022 FAST NU LHR" w:id="4" w:date="2022-12-15T14:38:29Z"/>
            <w:rFonts w:ascii="Calibri" w:cs="Calibri" w:eastAsia="Calibri" w:hAnsi="Calibri"/>
            <w:b w:val="0"/>
            <w:i w:val="0"/>
            <w:smallCaps w:val="0"/>
            <w:strike w:val="0"/>
            <w:color w:val="000000"/>
            <w:sz w:val="22"/>
            <w:szCs w:val="22"/>
            <w:u w:val="none"/>
            <w:shd w:fill="auto" w:val="clear"/>
            <w:vertAlign w:val="baseline"/>
          </w:rPr>
        </w:pPr>
        <w:sdt>
          <w:sdtPr>
            <w:tag w:val="goog_rdk_52"/>
          </w:sdtPr>
          <w:sdtContent>
            <w:ins w:author="Muhammad Akhyar Chaudhary BSDS 2022 FAST NU LHR" w:id="4" w:date="2022-12-15T14:38:29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Input</w:t>
              </w:r>
            </w:ins>
          </w:sdtContent>
        </w:sdt>
      </w:p>
    </w:sdtContent>
  </w:sdt>
  <w:sdt>
    <w:sdtPr>
      <w:tag w:val="goog_rdk_55"/>
    </w:sdtPr>
    <w:sdtContent>
      <w:p w:rsidR="00000000" w:rsidDel="00000000" w:rsidP="00000000" w:rsidRDefault="00000000" w:rsidRPr="00000000" w14:paraId="0000015D">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PrChange w:author="Muhammad Akhyar Chaudhary BSDS 2022 FAST NU LHR" w:id="5" w:date="2022-12-15T14:38:29Z">
              <w:rPr>
                <w:rFonts w:ascii="Cambria" w:cs="Cambria" w:eastAsia="Cambria" w:hAnsi="Cambria"/>
                <w:b w:val="0"/>
                <w:i w:val="0"/>
                <w:smallCaps w:val="0"/>
                <w:strike w:val="0"/>
                <w:color w:val="000000"/>
                <w:sz w:val="22"/>
                <w:szCs w:val="22"/>
                <w:u w:val="none"/>
                <w:shd w:fill="auto" w:val="clear"/>
                <w:vertAlign w:val="baseline"/>
              </w:rPr>
            </w:rPrChange>
          </w:rPr>
        </w:pPr>
        <w:sdt>
          <w:sdtPr>
            <w:tag w:val="goog_rdk_54"/>
          </w:sdtPr>
          <w:sdtContent>
            <w:r w:rsidDel="00000000" w:rsidR="00000000" w:rsidRPr="00000000">
              <w:rPr>
                <w:rtl w:val="0"/>
              </w:rPr>
            </w:r>
          </w:sdtContent>
        </w:sdt>
      </w:p>
    </w:sdtContent>
  </w:sdt>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200" w:hanging="360"/>
      </w:pPr>
      <w:rPr>
        <w:rFonts w:ascii="Noto Sans Symbols" w:cs="Noto Sans Symbols" w:eastAsia="Noto Sans Symbols" w:hAnsi="Noto Sans Symbols"/>
      </w:rPr>
    </w:lvl>
    <w:lvl w:ilvl="1">
      <w:start w:val="1"/>
      <w:numFmt w:val="bullet"/>
      <w:lvlText w:val="o"/>
      <w:lvlJc w:val="left"/>
      <w:pPr>
        <w:ind w:left="1920" w:hanging="360"/>
      </w:pPr>
      <w:rPr>
        <w:rFonts w:ascii="Courier New" w:cs="Courier New" w:eastAsia="Courier New" w:hAnsi="Courier New"/>
      </w:rPr>
    </w:lvl>
    <w:lvl w:ilvl="2">
      <w:start w:val="1"/>
      <w:numFmt w:val="bullet"/>
      <w:lvlText w:val="▪"/>
      <w:lvlJc w:val="left"/>
      <w:pPr>
        <w:ind w:left="2640" w:hanging="360"/>
      </w:pPr>
      <w:rPr>
        <w:rFonts w:ascii="Noto Sans Symbols" w:cs="Noto Sans Symbols" w:eastAsia="Noto Sans Symbols" w:hAnsi="Noto Sans Symbols"/>
      </w:rPr>
    </w:lvl>
    <w:lvl w:ilvl="3">
      <w:start w:val="1"/>
      <w:numFmt w:val="bullet"/>
      <w:lvlText w:val="●"/>
      <w:lvlJc w:val="left"/>
      <w:pPr>
        <w:ind w:left="3360" w:hanging="360"/>
      </w:pPr>
      <w:rPr>
        <w:rFonts w:ascii="Noto Sans Symbols" w:cs="Noto Sans Symbols" w:eastAsia="Noto Sans Symbols" w:hAnsi="Noto Sans Symbols"/>
      </w:rPr>
    </w:lvl>
    <w:lvl w:ilvl="4">
      <w:start w:val="1"/>
      <w:numFmt w:val="bullet"/>
      <w:lvlText w:val="o"/>
      <w:lvlJc w:val="left"/>
      <w:pPr>
        <w:ind w:left="4080" w:hanging="360"/>
      </w:pPr>
      <w:rPr>
        <w:rFonts w:ascii="Courier New" w:cs="Courier New" w:eastAsia="Courier New" w:hAnsi="Courier New"/>
      </w:rPr>
    </w:lvl>
    <w:lvl w:ilvl="5">
      <w:start w:val="1"/>
      <w:numFmt w:val="bullet"/>
      <w:lvlText w:val="▪"/>
      <w:lvlJc w:val="left"/>
      <w:pPr>
        <w:ind w:left="4800" w:hanging="360"/>
      </w:pPr>
      <w:rPr>
        <w:rFonts w:ascii="Noto Sans Symbols" w:cs="Noto Sans Symbols" w:eastAsia="Noto Sans Symbols" w:hAnsi="Noto Sans Symbols"/>
      </w:rPr>
    </w:lvl>
    <w:lvl w:ilvl="6">
      <w:start w:val="1"/>
      <w:numFmt w:val="bullet"/>
      <w:lvlText w:val="●"/>
      <w:lvlJc w:val="left"/>
      <w:pPr>
        <w:ind w:left="5520" w:hanging="360"/>
      </w:pPr>
      <w:rPr>
        <w:rFonts w:ascii="Noto Sans Symbols" w:cs="Noto Sans Symbols" w:eastAsia="Noto Sans Symbols" w:hAnsi="Noto Sans Symbols"/>
      </w:rPr>
    </w:lvl>
    <w:lvl w:ilvl="7">
      <w:start w:val="1"/>
      <w:numFmt w:val="bullet"/>
      <w:lvlText w:val="o"/>
      <w:lvlJc w:val="left"/>
      <w:pPr>
        <w:ind w:left="6240" w:hanging="360"/>
      </w:pPr>
      <w:rPr>
        <w:rFonts w:ascii="Courier New" w:cs="Courier New" w:eastAsia="Courier New" w:hAnsi="Courier New"/>
      </w:rPr>
    </w:lvl>
    <w:lvl w:ilvl="8">
      <w:start w:val="1"/>
      <w:numFmt w:val="bullet"/>
      <w:lvlText w:val="▪"/>
      <w:lvlJc w:val="left"/>
      <w:pPr>
        <w:ind w:left="696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F4214"/>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436129"/>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BalloonText">
    <w:name w:val="Balloon Text"/>
    <w:basedOn w:val="Normal"/>
    <w:link w:val="BalloonTextChar"/>
    <w:uiPriority w:val="99"/>
    <w:semiHidden w:val="1"/>
    <w:unhideWhenUsed w:val="1"/>
    <w:rsid w:val="0043612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36129"/>
    <w:rPr>
      <w:rFonts w:ascii="Tahoma" w:cs="Tahoma" w:hAnsi="Tahoma"/>
      <w:sz w:val="16"/>
      <w:szCs w:val="16"/>
    </w:rPr>
  </w:style>
  <w:style w:type="paragraph" w:styleId="Header">
    <w:name w:val="header"/>
    <w:basedOn w:val="Normal"/>
    <w:link w:val="HeaderChar"/>
    <w:uiPriority w:val="99"/>
    <w:semiHidden w:val="1"/>
    <w:unhideWhenUsed w:val="1"/>
    <w:rsid w:val="00F30788"/>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F30788"/>
  </w:style>
  <w:style w:type="paragraph" w:styleId="Footer">
    <w:name w:val="footer"/>
    <w:basedOn w:val="Normal"/>
    <w:link w:val="FooterChar"/>
    <w:uiPriority w:val="99"/>
    <w:unhideWhenUsed w:val="1"/>
    <w:rsid w:val="00F30788"/>
    <w:pPr>
      <w:tabs>
        <w:tab w:val="center" w:pos="4680"/>
        <w:tab w:val="right" w:pos="9360"/>
      </w:tabs>
      <w:spacing w:after="0" w:line="240" w:lineRule="auto"/>
    </w:pPr>
  </w:style>
  <w:style w:type="character" w:styleId="FooterChar" w:customStyle="1">
    <w:name w:val="Footer Char"/>
    <w:basedOn w:val="DefaultParagraphFont"/>
    <w:link w:val="Footer"/>
    <w:uiPriority w:val="99"/>
    <w:rsid w:val="00F30788"/>
  </w:style>
  <w:style w:type="paragraph" w:styleId="NormalWeb">
    <w:name w:val="Normal (Web)"/>
    <w:basedOn w:val="Normal"/>
    <w:uiPriority w:val="99"/>
    <w:semiHidden w:val="1"/>
    <w:unhideWhenUsed w:val="1"/>
    <w:rsid w:val="00207DF0"/>
    <w:pPr>
      <w:spacing w:after="100" w:afterAutospacing="1" w:before="100" w:beforeAutospacing="1" w:line="240" w:lineRule="auto"/>
    </w:pPr>
    <w:rPr>
      <w:rFonts w:ascii="Times New Roman" w:cs="Times New Roman" w:eastAsia="Times New Roman" w:hAnsi="Times New Roman"/>
      <w:sz w:val="24"/>
      <w:szCs w:val="24"/>
    </w:rPr>
  </w:style>
  <w:style w:type="character" w:styleId="fontstyle01" w:customStyle="1">
    <w:name w:val="fontstyle01"/>
    <w:basedOn w:val="DefaultParagraphFont"/>
    <w:rsid w:val="006D383A"/>
    <w:rPr>
      <w:rFonts w:ascii="TimesTen-Roman" w:hAnsi="TimesTen-Roman" w:hint="default"/>
      <w:b w:val="0"/>
      <w:bCs w:val="0"/>
      <w:i w:val="0"/>
      <w:iCs w:val="0"/>
      <w:color w:val="939598"/>
      <w:sz w:val="20"/>
      <w:szCs w:val="20"/>
    </w:rPr>
  </w:style>
  <w:style w:type="character" w:styleId="fontstyle21" w:customStyle="1">
    <w:name w:val="fontstyle21"/>
    <w:basedOn w:val="DefaultParagraphFont"/>
    <w:rsid w:val="006D383A"/>
    <w:rPr>
      <w:rFonts w:ascii="Frutiger-Roman" w:hAnsi="Frutiger-Roman" w:hint="default"/>
      <w:b w:val="0"/>
      <w:bCs w:val="0"/>
      <w:i w:val="0"/>
      <w:iCs w:val="0"/>
      <w:color w:val="939598"/>
      <w:sz w:val="18"/>
      <w:szCs w:val="18"/>
    </w:rPr>
  </w:style>
  <w:style w:type="character" w:styleId="fontstyle31" w:customStyle="1">
    <w:name w:val="fontstyle31"/>
    <w:basedOn w:val="DefaultParagraphFont"/>
    <w:rsid w:val="006D383A"/>
    <w:rPr>
      <w:rFonts w:ascii="Frutiger-Italic" w:hAnsi="Frutiger-Italic" w:hint="default"/>
      <w:b w:val="0"/>
      <w:bCs w:val="0"/>
      <w:i w:val="1"/>
      <w:iCs w:val="1"/>
      <w:color w:val="939598"/>
      <w:sz w:val="18"/>
      <w:szCs w:val="18"/>
    </w:rPr>
  </w:style>
  <w:style w:type="character" w:styleId="fontstyle41" w:customStyle="1">
    <w:name w:val="fontstyle41"/>
    <w:basedOn w:val="DefaultParagraphFont"/>
    <w:rsid w:val="006D383A"/>
    <w:rPr>
      <w:rFonts w:ascii="Frutiger-Light" w:hAnsi="Frutiger-Light" w:hint="default"/>
      <w:b w:val="0"/>
      <w:bCs w:val="0"/>
      <w:i w:val="0"/>
      <w:iCs w:val="0"/>
      <w:color w:val="939598"/>
      <w:sz w:val="16"/>
      <w:szCs w:val="16"/>
    </w:rPr>
  </w:style>
  <w:style w:type="character" w:styleId="fontstyle51" w:customStyle="1">
    <w:name w:val="fontstyle51"/>
    <w:basedOn w:val="DefaultParagraphFont"/>
    <w:rsid w:val="006D383A"/>
    <w:rPr>
      <w:rFonts w:ascii="Symbol" w:hAnsi="Symbol" w:hint="default"/>
      <w:b w:val="0"/>
      <w:bCs w:val="0"/>
      <w:i w:val="0"/>
      <w:iCs w:val="0"/>
      <w:color w:val="939598"/>
      <w:sz w:val="24"/>
      <w:szCs w:val="24"/>
    </w:rPr>
  </w:style>
  <w:style w:type="character" w:styleId="fontstyle61" w:customStyle="1">
    <w:name w:val="fontstyle61"/>
    <w:basedOn w:val="DefaultParagraphFont"/>
    <w:rsid w:val="006D383A"/>
    <w:rPr>
      <w:rFonts w:ascii="MathematicalPi-One" w:hAnsi="MathematicalPi-One" w:hint="default"/>
      <w:b w:val="0"/>
      <w:bCs w:val="0"/>
      <w:i w:val="0"/>
      <w:iCs w:val="0"/>
      <w:color w:val="939598"/>
      <w:sz w:val="24"/>
      <w:szCs w:val="24"/>
    </w:rPr>
  </w:style>
  <w:style w:type="character" w:styleId="fontstyle71" w:customStyle="1">
    <w:name w:val="fontstyle71"/>
    <w:basedOn w:val="DefaultParagraphFont"/>
    <w:rsid w:val="006D383A"/>
    <w:rPr>
      <w:rFonts w:ascii="MathematicalPi-Three" w:hAnsi="MathematicalPi-Three" w:hint="default"/>
      <w:b w:val="0"/>
      <w:bCs w:val="0"/>
      <w:i w:val="0"/>
      <w:iCs w:val="0"/>
      <w:color w:val="939598"/>
      <w:sz w:val="24"/>
      <w:szCs w:val="24"/>
    </w:rPr>
  </w:style>
  <w:style w:type="paragraph" w:styleId="ListParagraph">
    <w:name w:val="List Paragraph"/>
    <w:basedOn w:val="Normal"/>
    <w:uiPriority w:val="34"/>
    <w:qFormat w:val="1"/>
    <w:rsid w:val="006D383A"/>
    <w:pPr>
      <w:ind w:left="720"/>
      <w:contextualSpacing w:val="1"/>
    </w:pPr>
  </w:style>
  <w:style w:type="table" w:styleId="GridTable4-Accent11" w:customStyle="1">
    <w:name w:val="Grid Table 4 - Accent 11"/>
    <w:basedOn w:val="TableNormal"/>
    <w:uiPriority w:val="49"/>
    <w:rsid w:val="006F3B70"/>
    <w:pPr>
      <w:spacing w:after="0"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character" w:styleId="PlaceholderText">
    <w:name w:val="Placeholder Text"/>
    <w:basedOn w:val="DefaultParagraphFont"/>
    <w:uiPriority w:val="99"/>
    <w:semiHidden w:val="1"/>
    <w:rsid w:val="008E1A6A"/>
    <w:rPr>
      <w:color w:val="808080"/>
    </w:rPr>
  </w:style>
  <w:style w:type="paragraph" w:styleId="HTMLPreformatted">
    <w:name w:val="HTML Preformatted"/>
    <w:basedOn w:val="Normal"/>
    <w:link w:val="HTMLPreformattedChar"/>
    <w:uiPriority w:val="99"/>
    <w:semiHidden w:val="1"/>
    <w:unhideWhenUsed w:val="1"/>
    <w:rsid w:val="00500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50071F"/>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39Bay+p0IOq3di6r+O+y1McCzaA==">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2020-07-09T01:49:00Z</dcterms:created>
  <dc:creator>saif</dc:creator>
</cp:coreProperties>
</file>